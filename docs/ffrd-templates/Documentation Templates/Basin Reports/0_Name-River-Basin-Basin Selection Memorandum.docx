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F744" w14:textId="0BFC31F8" w:rsidR="00840C63" w:rsidRDefault="00000000" w:rsidP="00840C63">
      <w:pPr>
        <w:pStyle w:val="MMCCoverProjectName"/>
        <w:ind w:left="360"/>
      </w:pPr>
      <w:r>
        <w:rPr>
          <w:noProof/>
        </w:rPr>
        <w:pict w14:anchorId="71435332">
          <v:rect id="_x0000_s2125" alt="Background/artifact" style="position:absolute;left:0;text-align:left;margin-left:-71.6pt;margin-top:-71.6pt;width:1in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" fillcolor="#ea4438" strokecolor="#ea4438" strokeweight="1pt"/>
        </w:pict>
      </w:r>
      <w:r w:rsidR="00840C63">
        <w:t>Future of Flood Risk Data</w:t>
      </w:r>
    </w:p>
    <w:p w14:paraId="1B57E10B" w14:textId="31F7C17E" w:rsidR="00840C63" w:rsidRPr="005117B5" w:rsidRDefault="00000254" w:rsidP="00840C63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-685359449"/>
          <w:placeholder>
            <w:docPart w:val="ACB44F203F7049A5B06D9F11543916F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000254">
              <w:rPr>
                <w:color w:val="00B050"/>
              </w:rPr>
              <w:delText>NAME River Basin</w:delText>
            </w:r>
          </w:del>
        </w:sdtContent>
      </w:sdt>
    </w:p>
    <w:p w14:paraId="156127DC" w14:textId="531A1209" w:rsidR="00840C63" w:rsidRDefault="00000254" w:rsidP="00840C63">
      <w:pPr>
        <w:pStyle w:val="MMCCoverlocation"/>
        <w:ind w:left="378"/>
      </w:pPr>
      <w:sdt>
        <w:sdtPr>
          <w:alias w:val="Category"/>
          <w:tag w:val=""/>
          <w:id w:val="-735864503"/>
          <w:placeholder>
            <w:docPart w:val="4DD11C109C9646FC97D875D39A91BD2B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RPr="00DD0A8E" w:rsidDel="00000254">
              <w:delText>Basin Selection Memorandum</w:delText>
            </w:r>
          </w:del>
        </w:sdtContent>
      </w:sdt>
    </w:p>
    <w:p w14:paraId="4B42D3A0" w14:textId="2BBEEE95" w:rsidR="00840C63" w:rsidRPr="00FC6BE5" w:rsidRDefault="00840C63" w:rsidP="00840C63">
      <w:pPr>
        <w:pStyle w:val="MMCbodytext"/>
        <w:spacing w:before="9480"/>
        <w:ind w:left="405"/>
        <w:jc w:val="center"/>
      </w:pPr>
      <w:r>
        <w:rPr>
          <w:noProof/>
        </w:rPr>
        <w:drawing>
          <wp:inline distT="0" distB="0" distL="0" distR="0" wp14:anchorId="0A058418" wp14:editId="1A840E24">
            <wp:extent cx="4572635" cy="914400"/>
            <wp:effectExtent l="0" t="0" r="0" b="0"/>
            <wp:docPr id="613822095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22095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noProof/>
        </w:rPr>
        <w:pict w14:anchorId="205A513B">
          <v:rect id="_x0000_s2124" alt="Background/artifact" style="position:absolute;left:0;text-align:left;margin-left:-72.75pt;margin-top:186.35pt;width:612pt;height:1in;z-index:-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" fillcolor="#255388" strokecolor="#255388" strokeweight="1pt">
            <w10:wrap anchory="page"/>
          </v:rect>
        </w:pict>
      </w:r>
      <w:r w:rsidRPr="00FC6BE5">
        <w:br w:type="page"/>
      </w:r>
    </w:p>
    <w:p w14:paraId="69D9F3B4" w14:textId="77777777" w:rsidR="00C932AA" w:rsidRDefault="00C932AA" w:rsidP="00C932AA"/>
    <w:p w14:paraId="78133941" w14:textId="734B5F11" w:rsidR="00640FB9" w:rsidRPr="008A77BE" w:rsidRDefault="00C932AA" w:rsidP="008A77BE">
      <w:pPr>
        <w:pStyle w:val="MMCIntentionallyBlank"/>
        <w:rPr>
          <w:bCs w:val="0"/>
          <w:caps w:val="0"/>
        </w:rPr>
      </w:pPr>
      <w:r>
        <w:t>This page is intentionally blank.</w:t>
      </w:r>
      <w:bookmarkStart w:id="2" w:name="_Toc193363662"/>
      <w:r w:rsidR="00640FB9">
        <w:br w:type="page"/>
      </w:r>
    </w:p>
    <w:p w14:paraId="3E5A4413" w14:textId="036FEE3D" w:rsidR="008F2A34" w:rsidRDefault="00C932AA" w:rsidP="00C14098">
      <w:pPr>
        <w:pStyle w:val="MMCTOCheaders"/>
      </w:pPr>
      <w:r>
        <w:lastRenderedPageBreak/>
        <w:t>Contents</w:t>
      </w:r>
      <w:bookmarkEnd w:id="2"/>
    </w:p>
    <w:p w14:paraId="593D5E38" w14:textId="2D7213AC" w:rsidR="00B81B67" w:rsidRDefault="00B81B67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\t "Heading 1,1,Heading 2,2,Heading 3,3,MMC_Appendix Heading 1,1" </w:instrText>
      </w:r>
      <w:r>
        <w:rPr>
          <w:b w:val="0"/>
        </w:rPr>
        <w:fldChar w:fldCharType="separate"/>
      </w:r>
      <w:r>
        <w:t>Section 1 —Future of Flood Risk Data Basin Selection</w:t>
      </w:r>
      <w:r>
        <w:tab/>
      </w:r>
      <w:r>
        <w:fldChar w:fldCharType="begin"/>
      </w:r>
      <w:r>
        <w:instrText xml:space="preserve"> PAGEREF _Toc216785245 \h </w:instrText>
      </w:r>
      <w:r>
        <w:fldChar w:fldCharType="separate"/>
      </w:r>
      <w:r>
        <w:t>1</w:t>
      </w:r>
      <w:r>
        <w:fldChar w:fldCharType="end"/>
      </w:r>
    </w:p>
    <w:p w14:paraId="22547485" w14:textId="21CE3959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Basin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D06D48E" w14:textId="1CCB25FF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Basin Selection considerations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A1514F1" w14:textId="617DA602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Recommendation for Future of Flood Risk Data Basin Study Initiation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5D134BA" w14:textId="7427FA78" w:rsidR="00B81B67" w:rsidRDefault="00B81B6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Work Plan—Scoping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7EBFB76" w14:textId="45E06883" w:rsidR="00CD5DB9" w:rsidRDefault="00B81B67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fldChar w:fldCharType="end"/>
      </w:r>
    </w:p>
    <w:p w14:paraId="5AA45F41" w14:textId="73A18EB0" w:rsidR="00105E2C" w:rsidRDefault="00105E2C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br w:type="page"/>
      </w:r>
    </w:p>
    <w:p w14:paraId="096AF5D2" w14:textId="5AC07295" w:rsidR="00C31354" w:rsidRDefault="0095285E" w:rsidP="00C14098">
      <w:pPr>
        <w:pStyle w:val="MMCTOCheaders"/>
      </w:pPr>
      <w:r>
        <w:lastRenderedPageBreak/>
        <w:t>List of Figures</w:t>
      </w:r>
    </w:p>
    <w:p w14:paraId="2003F7D3" w14:textId="5FBC8BAA" w:rsidR="00121B06" w:rsidRDefault="00177573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177573">
        <w:fldChar w:fldCharType="begin"/>
      </w:r>
      <w:r w:rsidRPr="00177573">
        <w:instrText xml:space="preserve"> TOC \t "MMC_figure_caption" \c </w:instrText>
      </w:r>
      <w:r w:rsidRPr="00177573">
        <w:fldChar w:fldCharType="separate"/>
      </w:r>
      <w:r w:rsidR="00121B06">
        <w:rPr>
          <w:noProof/>
        </w:rPr>
        <w:t>Figure 1.1. Example Caption</w:t>
      </w:r>
      <w:r w:rsidR="00121B06">
        <w:rPr>
          <w:noProof/>
        </w:rPr>
        <w:tab/>
      </w:r>
      <w:r w:rsidR="00121B06">
        <w:rPr>
          <w:noProof/>
        </w:rPr>
        <w:fldChar w:fldCharType="begin"/>
      </w:r>
      <w:r w:rsidR="00121B06">
        <w:rPr>
          <w:noProof/>
        </w:rPr>
        <w:instrText xml:space="preserve"> PAGEREF _Toc216777282 \h </w:instrText>
      </w:r>
      <w:r w:rsidR="00121B06">
        <w:rPr>
          <w:noProof/>
        </w:rPr>
      </w:r>
      <w:r w:rsidR="00121B06">
        <w:rPr>
          <w:noProof/>
        </w:rPr>
        <w:fldChar w:fldCharType="separate"/>
      </w:r>
      <w:r w:rsidR="00121B06">
        <w:rPr>
          <w:noProof/>
        </w:rPr>
        <w:t>2</w:t>
      </w:r>
      <w:r w:rsidR="00121B06">
        <w:rPr>
          <w:noProof/>
        </w:rPr>
        <w:fldChar w:fldCharType="end"/>
      </w:r>
    </w:p>
    <w:p w14:paraId="426ADDE2" w14:textId="391223C8" w:rsidR="003826A2" w:rsidRPr="00177573" w:rsidRDefault="00177573" w:rsidP="00177573">
      <w:pPr>
        <w:pStyle w:val="TOC1"/>
      </w:pPr>
      <w:r w:rsidRPr="00177573">
        <w:fldChar w:fldCharType="end"/>
      </w:r>
    </w:p>
    <w:p w14:paraId="5A100E3A" w14:textId="1C436D18" w:rsidR="0095285E" w:rsidRPr="00C14098" w:rsidRDefault="0095285E" w:rsidP="00C14098">
      <w:pPr>
        <w:pStyle w:val="MMCTOCheaders"/>
      </w:pPr>
      <w:r w:rsidRPr="00C14098">
        <w:t>List of Tables</w:t>
      </w:r>
    </w:p>
    <w:p w14:paraId="0F4E752F" w14:textId="0730C90E" w:rsidR="00121B06" w:rsidRDefault="003C22C0">
      <w:pPr>
        <w:pStyle w:val="TableofFigures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177573">
        <w:fldChar w:fldCharType="begin"/>
      </w:r>
      <w:r w:rsidRPr="00177573">
        <w:instrText xml:space="preserve"> TOC \t "MMC_table_caption" \c </w:instrText>
      </w:r>
      <w:r w:rsidRPr="00177573">
        <w:fldChar w:fldCharType="separate"/>
      </w:r>
      <w:r w:rsidR="00121B06">
        <w:rPr>
          <w:noProof/>
        </w:rPr>
        <w:t>Table 1.1. Example Caption</w:t>
      </w:r>
      <w:r w:rsidR="00121B06">
        <w:rPr>
          <w:noProof/>
        </w:rPr>
        <w:tab/>
      </w:r>
      <w:r w:rsidR="00121B06">
        <w:rPr>
          <w:noProof/>
        </w:rPr>
        <w:fldChar w:fldCharType="begin"/>
      </w:r>
      <w:r w:rsidR="00121B06">
        <w:rPr>
          <w:noProof/>
        </w:rPr>
        <w:instrText xml:space="preserve"> PAGEREF _Toc216777285 \h </w:instrText>
      </w:r>
      <w:r w:rsidR="00121B06">
        <w:rPr>
          <w:noProof/>
        </w:rPr>
      </w:r>
      <w:r w:rsidR="00121B06">
        <w:rPr>
          <w:noProof/>
        </w:rPr>
        <w:fldChar w:fldCharType="separate"/>
      </w:r>
      <w:r w:rsidR="00121B06">
        <w:rPr>
          <w:noProof/>
        </w:rPr>
        <w:t>2</w:t>
      </w:r>
      <w:r w:rsidR="00121B06">
        <w:rPr>
          <w:noProof/>
        </w:rPr>
        <w:fldChar w:fldCharType="end"/>
      </w:r>
    </w:p>
    <w:p w14:paraId="3A9E6E40" w14:textId="46CEBCA4" w:rsidR="00131EAA" w:rsidRPr="00177573" w:rsidRDefault="003C22C0" w:rsidP="008A77BE">
      <w:pPr>
        <w:pStyle w:val="TOC1"/>
      </w:pPr>
      <w:r w:rsidRPr="00177573">
        <w:fldChar w:fldCharType="end"/>
      </w:r>
    </w:p>
    <w:p w14:paraId="30EC6A48" w14:textId="77777777" w:rsidR="00105E2C" w:rsidRPr="00177573" w:rsidRDefault="00105E2C" w:rsidP="008A77BE">
      <w:pPr>
        <w:pStyle w:val="TOC1"/>
      </w:pPr>
    </w:p>
    <w:p w14:paraId="75FF2FC2" w14:textId="77777777" w:rsidR="003826A2" w:rsidRPr="00177573" w:rsidRDefault="003826A2" w:rsidP="008A77BE">
      <w:pPr>
        <w:pStyle w:val="TOC1"/>
        <w:rPr>
          <w:b w:val="0"/>
        </w:rPr>
        <w:sectPr w:rsidR="003826A2" w:rsidRPr="00177573" w:rsidSect="00392F97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 w:code="1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A52478A" w14:textId="77777777" w:rsidR="00F406F4" w:rsidRDefault="00F406F4" w:rsidP="00D703C1">
      <w:pPr>
        <w:pStyle w:val="ApprovalHeading1"/>
      </w:pPr>
      <w:bookmarkStart w:id="7" w:name="_Toc193789861"/>
      <w:r>
        <w:lastRenderedPageBreak/>
        <w:t>Content Approval</w:t>
      </w:r>
      <w:bookmarkEnd w:id="7"/>
    </w:p>
    <w:p w14:paraId="1FD55C2A" w14:textId="4BBAA71F" w:rsidR="006938E3" w:rsidRDefault="00703431" w:rsidP="008A77BE">
      <w:pPr>
        <w:pStyle w:val="MMCbodytext"/>
        <w:spacing w:before="720" w:after="1680"/>
        <w:rPr>
          <w:rFonts w:eastAsia="Calibri"/>
        </w:rPr>
      </w:pPr>
      <w:bookmarkStart w:id="8" w:name="_Toc193789862"/>
      <w:r>
        <w:rPr>
          <w:rFonts w:eastAsia="Calibri"/>
        </w:rPr>
        <w:t>The p</w:t>
      </w:r>
      <w:r w:rsidR="00E65C6D">
        <w:rPr>
          <w:rFonts w:eastAsia="Calibri"/>
        </w:rPr>
        <w:t xml:space="preserve">roducts described and contained in this report have undergone </w:t>
      </w:r>
      <w:r w:rsidR="001370F9">
        <w:rPr>
          <w:rFonts w:eastAsia="Calibri"/>
        </w:rPr>
        <w:t xml:space="preserve">quality control (QC) </w:t>
      </w:r>
      <w:r w:rsidR="00E65C6D">
        <w:rPr>
          <w:rFonts w:eastAsia="Calibri"/>
        </w:rPr>
        <w:t xml:space="preserve">reviews according to </w:t>
      </w:r>
      <w:r w:rsidR="001370F9">
        <w:rPr>
          <w:rFonts w:eastAsia="Calibri"/>
        </w:rPr>
        <w:t>procedures</w:t>
      </w:r>
      <w:r w:rsidR="00E65C6D">
        <w:rPr>
          <w:rFonts w:eastAsia="Calibri"/>
        </w:rPr>
        <w:t xml:space="preserve"> </w:t>
      </w:r>
      <w:r w:rsidR="006938E3">
        <w:rPr>
          <w:rFonts w:eastAsia="Calibri"/>
        </w:rPr>
        <w:t xml:space="preserve">described in the </w:t>
      </w:r>
      <w:r w:rsidR="001370F9">
        <w:rPr>
          <w:rFonts w:eastAsia="Calibri"/>
        </w:rPr>
        <w:t>standard operating procedure (</w:t>
      </w:r>
      <w:r w:rsidR="006938E3">
        <w:rPr>
          <w:rFonts w:eastAsia="Calibri"/>
        </w:rPr>
        <w:t>SOP</w:t>
      </w:r>
      <w:r w:rsidR="001370F9">
        <w:rPr>
          <w:rFonts w:eastAsia="Calibri"/>
        </w:rPr>
        <w:t>).</w:t>
      </w:r>
    </w:p>
    <w:p w14:paraId="4F24B205" w14:textId="7331CC31" w:rsidR="00F406F4" w:rsidRPr="00953138" w:rsidRDefault="00F406F4" w:rsidP="00D703C1">
      <w:pPr>
        <w:pStyle w:val="ApprovalHeading2"/>
      </w:pPr>
      <w:r w:rsidRPr="00953138">
        <w:t>Project Team Lead</w:t>
      </w:r>
      <w:bookmarkEnd w:id="8"/>
    </w:p>
    <w:p w14:paraId="0E42BBDF" w14:textId="77777777" w:rsidR="00F406F4" w:rsidRPr="0013538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4EDF450C" w14:textId="423D7681" w:rsidR="00F406F4" w:rsidRDefault="00F406F4" w:rsidP="00D703C1">
      <w:pPr>
        <w:pStyle w:val="ApprovalHeading2"/>
      </w:pPr>
      <w:bookmarkStart w:id="9" w:name="_Toc193789863"/>
      <w:r>
        <w:t>F</w:t>
      </w:r>
      <w:r w:rsidR="00360C98">
        <w:t xml:space="preserve">uture of </w:t>
      </w:r>
      <w:r>
        <w:t>F</w:t>
      </w:r>
      <w:r w:rsidR="00360C98">
        <w:t xml:space="preserve">lood </w:t>
      </w:r>
      <w:r>
        <w:t>R</w:t>
      </w:r>
      <w:r w:rsidR="00360C98">
        <w:t xml:space="preserve">isk </w:t>
      </w:r>
      <w:r>
        <w:t>D</w:t>
      </w:r>
      <w:r w:rsidR="00360C98">
        <w:t>ata</w:t>
      </w:r>
      <w:r>
        <w:t xml:space="preserve"> Program lead</w:t>
      </w:r>
      <w:bookmarkEnd w:id="9"/>
    </w:p>
    <w:p w14:paraId="5ADEEAB0" w14:textId="7F228830" w:rsidR="00F406F4" w:rsidRPr="008A77B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A77BE">
        <w:rPr>
          <w:rFonts w:eastAsia="Calibri" w:cs="Times New Roman"/>
          <w:sz w:val="20"/>
          <w:szCs w:val="24"/>
        </w:rPr>
        <w:br w:type="page"/>
      </w:r>
    </w:p>
    <w:p w14:paraId="34DE430C" w14:textId="77777777" w:rsidR="00F406F4" w:rsidRDefault="00F406F4" w:rsidP="00F406F4">
      <w:pPr>
        <w:pStyle w:val="MMCbodytext"/>
      </w:pPr>
    </w:p>
    <w:p w14:paraId="2F9A8684" w14:textId="63F31777" w:rsidR="00F406F4" w:rsidRDefault="00F406F4" w:rsidP="008A77BE">
      <w:pPr>
        <w:pStyle w:val="MMCIntentionallyBlank"/>
      </w:pPr>
      <w:r>
        <w:t>This page is intentionally blank.</w:t>
      </w:r>
    </w:p>
    <w:p w14:paraId="56274227" w14:textId="77777777" w:rsidR="00F406F4" w:rsidRDefault="00F406F4" w:rsidP="008A77BE">
      <w:pPr>
        <w:pStyle w:val="MMCIntentionallyBlank"/>
        <w:rPr>
          <w:bCs w:val="0"/>
          <w:caps w:val="0"/>
        </w:rPr>
        <w:sectPr w:rsidR="00F406F4" w:rsidSect="00D703C1">
          <w:headerReference w:type="default" r:id="rId14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3B21C7F5" w14:textId="77777777" w:rsidR="00F406F4" w:rsidRDefault="00F406F4" w:rsidP="00D703C1">
      <w:pPr>
        <w:pStyle w:val="ApprovalHeading1"/>
      </w:pPr>
      <w:bookmarkStart w:id="12" w:name="_Toc193789864"/>
      <w:r>
        <w:lastRenderedPageBreak/>
        <w:t>Approval to Proceed</w:t>
      </w:r>
      <w:bookmarkEnd w:id="12"/>
    </w:p>
    <w:p w14:paraId="4A13B5E9" w14:textId="1D3B4002" w:rsidR="006938E3" w:rsidRDefault="006938E3" w:rsidP="008A77BE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</w:t>
      </w:r>
      <w:r w:rsidR="00412D95">
        <w:rPr>
          <w:rFonts w:eastAsia="Calibri"/>
        </w:rPr>
        <w:t>quality assurance</w:t>
      </w:r>
      <w:r w:rsidR="0088703B">
        <w:rPr>
          <w:rFonts w:eastAsia="Calibri"/>
        </w:rPr>
        <w:t xml:space="preserve"> </w:t>
      </w:r>
      <w:r w:rsidR="00412D95">
        <w:rPr>
          <w:rFonts w:eastAsia="Calibri"/>
        </w:rPr>
        <w:t xml:space="preserve">(QA) </w:t>
      </w:r>
      <w:r>
        <w:rPr>
          <w:rFonts w:eastAsia="Calibri"/>
        </w:rPr>
        <w:t>review</w:t>
      </w:r>
      <w:r w:rsidR="00412D95">
        <w:rPr>
          <w:rFonts w:eastAsia="Calibri"/>
        </w:rPr>
        <w:t>s</w:t>
      </w:r>
      <w:r>
        <w:rPr>
          <w:rFonts w:eastAsia="Calibri"/>
        </w:rPr>
        <w:t xml:space="preserve"> </w:t>
      </w:r>
      <w:r w:rsidR="0088703B">
        <w:rPr>
          <w:rFonts w:eastAsia="Calibri"/>
        </w:rPr>
        <w:t xml:space="preserve">by the </w:t>
      </w:r>
      <w:r w:rsidR="00412D95" w:rsidRPr="00412D95">
        <w:rPr>
          <w:rFonts w:eastAsia="Calibri"/>
        </w:rPr>
        <w:t xml:space="preserve">Future of Flood Risk Data </w:t>
      </w:r>
      <w:r w:rsidR="00412D95">
        <w:rPr>
          <w:rFonts w:eastAsia="Calibri"/>
        </w:rPr>
        <w:t>(</w:t>
      </w:r>
      <w:r w:rsidR="0088703B">
        <w:rPr>
          <w:rFonts w:eastAsia="Calibri"/>
        </w:rPr>
        <w:t>FFRD</w:t>
      </w:r>
      <w:r w:rsidR="00412D95">
        <w:rPr>
          <w:rFonts w:eastAsia="Calibri"/>
        </w:rPr>
        <w:t>)</w:t>
      </w:r>
      <w:r w:rsidR="0088703B">
        <w:rPr>
          <w:rFonts w:eastAsia="Calibri"/>
        </w:rPr>
        <w:t xml:space="preserve"> Technical Oversight Group</w:t>
      </w:r>
      <w:r w:rsidR="00412D95">
        <w:rPr>
          <w:rFonts w:eastAsia="Calibri"/>
        </w:rPr>
        <w:t xml:space="preserve"> (TOG)</w:t>
      </w:r>
      <w:r w:rsidR="00A2334A">
        <w:rPr>
          <w:rFonts w:eastAsia="Calibri"/>
        </w:rPr>
        <w:t>.</w:t>
      </w:r>
      <w:r w:rsidR="0088703B">
        <w:rPr>
          <w:rFonts w:eastAsia="Calibri"/>
        </w:rPr>
        <w:t xml:space="preserve"> </w:t>
      </w:r>
      <w:r w:rsidR="00A2334A">
        <w:rPr>
          <w:rFonts w:eastAsia="Calibri"/>
        </w:rPr>
        <w:t xml:space="preserve">All technical requirements </w:t>
      </w:r>
      <w:r>
        <w:rPr>
          <w:rFonts w:eastAsia="Calibri"/>
        </w:rPr>
        <w:t>described in the SOP</w:t>
      </w:r>
      <w:r w:rsidR="00A2334A">
        <w:rPr>
          <w:rFonts w:eastAsia="Calibri"/>
        </w:rPr>
        <w:t xml:space="preserve"> </w:t>
      </w:r>
      <w:r w:rsidR="00844F13">
        <w:rPr>
          <w:rFonts w:eastAsia="Calibri"/>
        </w:rPr>
        <w:t>are</w:t>
      </w:r>
      <w:r w:rsidR="00A2334A">
        <w:rPr>
          <w:rFonts w:eastAsia="Calibri"/>
        </w:rPr>
        <w:t xml:space="preserve"> met and </w:t>
      </w:r>
      <w:r w:rsidR="00D50CC0">
        <w:rPr>
          <w:rFonts w:eastAsia="Calibri"/>
        </w:rPr>
        <w:t xml:space="preserve">the products are adequate </w:t>
      </w:r>
      <w:r w:rsidR="003E7180">
        <w:rPr>
          <w:rFonts w:eastAsia="Calibri"/>
        </w:rPr>
        <w:t xml:space="preserve">for use to assess </w:t>
      </w:r>
      <w:r w:rsidR="00D50CC0">
        <w:rPr>
          <w:rFonts w:eastAsia="Calibri"/>
        </w:rPr>
        <w:t>flood risk for the study basin</w:t>
      </w:r>
      <w:r w:rsidR="00A2334A">
        <w:rPr>
          <w:rFonts w:eastAsia="Calibri"/>
        </w:rPr>
        <w:t>.</w:t>
      </w:r>
    </w:p>
    <w:p w14:paraId="1A00CA2A" w14:textId="5784A125" w:rsidR="00F406F4" w:rsidRPr="008A77BE" w:rsidRDefault="00F406F4" w:rsidP="008A77BE">
      <w:pPr>
        <w:pStyle w:val="MMCbodytext"/>
        <w:spacing w:after="1680"/>
        <w:rPr>
          <w:rFonts w:eastAsia="Calibri"/>
        </w:rPr>
      </w:pPr>
      <w:r w:rsidRPr="008A77BE">
        <w:rPr>
          <w:rFonts w:eastAsia="Calibri"/>
        </w:rPr>
        <w:t xml:space="preserve">Signature constitutes approval to proceed to the </w:t>
      </w:r>
      <w:r w:rsidR="00844F13" w:rsidRPr="00844F13">
        <w:rPr>
          <w:rFonts w:eastAsia="Calibri"/>
        </w:rPr>
        <w:t>scoping and data preparation phase</w:t>
      </w:r>
      <w:r w:rsidRPr="008A77BE">
        <w:rPr>
          <w:rFonts w:eastAsia="Calibri"/>
        </w:rPr>
        <w:t>.</w:t>
      </w:r>
    </w:p>
    <w:p w14:paraId="780E0345" w14:textId="43AC4391" w:rsidR="00F406F4" w:rsidRDefault="00F3570B" w:rsidP="00D703C1">
      <w:pPr>
        <w:pStyle w:val="ApprovalHeading2"/>
      </w:pPr>
      <w:bookmarkStart w:id="13" w:name="_Toc193789865"/>
      <w:r>
        <w:t>Technical</w:t>
      </w:r>
      <w:r w:rsidR="00F406F4">
        <w:t xml:space="preserve"> Oversight Group Representative</w:t>
      </w:r>
      <w:bookmarkEnd w:id="13"/>
    </w:p>
    <w:p w14:paraId="11667446" w14:textId="6E986816" w:rsidR="00F406F4" w:rsidRPr="008A77BE" w:rsidRDefault="00F406F4" w:rsidP="008A77BE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A77BE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A77BE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  <w:r w:rsidRPr="008A77BE">
        <w:rPr>
          <w:rFonts w:eastAsia="Calibri" w:cs="Times New Roman"/>
          <w:sz w:val="20"/>
          <w:szCs w:val="24"/>
        </w:rPr>
        <w:br w:type="page"/>
      </w:r>
    </w:p>
    <w:p w14:paraId="5F93CA84" w14:textId="77777777" w:rsidR="00D52221" w:rsidRDefault="00D52221" w:rsidP="00D52221">
      <w:pPr>
        <w:pStyle w:val="MMCbodytext"/>
      </w:pPr>
    </w:p>
    <w:p w14:paraId="6EDD0946" w14:textId="27C3B8B1" w:rsidR="003C7457" w:rsidRDefault="00D52221" w:rsidP="008A77BE">
      <w:pPr>
        <w:pStyle w:val="MMCIntentionallyBlank"/>
      </w:pPr>
      <w:r>
        <w:t>This page is intentionally blank.</w:t>
      </w:r>
    </w:p>
    <w:p w14:paraId="035352FA" w14:textId="4A65554C" w:rsidR="003C7457" w:rsidRPr="003C7457" w:rsidRDefault="003C7457" w:rsidP="008A77BE">
      <w:pPr>
        <w:pStyle w:val="MMCIntentionallyBlank"/>
        <w:rPr>
          <w:bCs w:val="0"/>
          <w:caps w:val="0"/>
        </w:rPr>
        <w:sectPr w:rsidR="003C7457" w:rsidRPr="003C7457" w:rsidSect="00D703C1">
          <w:headerReference w:type="default" r:id="rId15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33C48F51" w14:textId="064942FF" w:rsidR="00AB2A8A" w:rsidRPr="00CF1C8C" w:rsidRDefault="00B81B67" w:rsidP="00D703C1">
      <w:pPr>
        <w:pStyle w:val="Heading1"/>
      </w:pPr>
      <w:bookmarkStart w:id="16" w:name="_Toc193363663"/>
      <w:bookmarkStart w:id="17" w:name="_Toc203116585"/>
      <w:bookmarkStart w:id="18" w:name="_Toc216777098"/>
      <w:bookmarkStart w:id="19" w:name="_Toc216777142"/>
      <w:bookmarkStart w:id="20" w:name="_Toc193363664"/>
      <w:bookmarkStart w:id="21" w:name="_Toc216785245"/>
      <w:bookmarkEnd w:id="16"/>
      <w:bookmarkEnd w:id="17"/>
      <w:bookmarkEnd w:id="18"/>
      <w:bookmarkEnd w:id="19"/>
      <w:r>
        <w:lastRenderedPageBreak/>
        <w:t>—</w:t>
      </w:r>
      <w:r w:rsidR="00BB2056" w:rsidRPr="00CF1C8C">
        <w:t>Future of Flood Risk Data</w:t>
      </w:r>
      <w:r w:rsidR="00BB2056" w:rsidRPr="00CF1C8C" w:rsidDel="00BB2056">
        <w:t xml:space="preserve"> </w:t>
      </w:r>
      <w:r w:rsidR="001213C8" w:rsidRPr="00CF1C8C">
        <w:t xml:space="preserve">Basin </w:t>
      </w:r>
      <w:bookmarkEnd w:id="20"/>
      <w:r w:rsidR="00ED02CC" w:rsidRPr="00CF1C8C">
        <w:t>Selection</w:t>
      </w:r>
      <w:bookmarkEnd w:id="21"/>
    </w:p>
    <w:p w14:paraId="5E9BE31C" w14:textId="0B802797" w:rsidR="00044537" w:rsidRDefault="00044537" w:rsidP="00D703C1">
      <w:pPr>
        <w:pStyle w:val="Heading2"/>
      </w:pPr>
      <w:bookmarkStart w:id="22" w:name="_Toc216785246"/>
      <w:r>
        <w:t>Basin Description</w:t>
      </w:r>
      <w:bookmarkEnd w:id="22"/>
    </w:p>
    <w:p w14:paraId="7E61C7C6" w14:textId="59CD19C8" w:rsidR="007F5778" w:rsidRPr="00284462" w:rsidRDefault="000D529C" w:rsidP="008A77BE">
      <w:pPr>
        <w:pStyle w:val="MMCbodytext"/>
      </w:pPr>
      <w:r w:rsidRPr="00284462">
        <w:t>General description of the physical characteristics of the basin</w:t>
      </w:r>
      <w:r w:rsidR="00284462">
        <w:t>.</w:t>
      </w:r>
    </w:p>
    <w:p w14:paraId="1C1EC368" w14:textId="6790A863" w:rsidR="00350829" w:rsidRDefault="00ED02CC" w:rsidP="00D703C1">
      <w:pPr>
        <w:pStyle w:val="Heading2"/>
      </w:pPr>
      <w:bookmarkStart w:id="23" w:name="_Toc216785247"/>
      <w:r>
        <w:t>Basin Se</w:t>
      </w:r>
      <w:r w:rsidR="005D401D">
        <w:t>lection consideration</w:t>
      </w:r>
      <w:r w:rsidR="006B4AB7">
        <w:t>s</w:t>
      </w:r>
      <w:bookmarkEnd w:id="23"/>
    </w:p>
    <w:p w14:paraId="213C07A8" w14:textId="3124EB60" w:rsidR="00B41D66" w:rsidRPr="00284462" w:rsidRDefault="00BB4B68" w:rsidP="00284462">
      <w:pPr>
        <w:pStyle w:val="MMCbodytext"/>
      </w:pPr>
      <w:bookmarkStart w:id="24" w:name="_Ref156915650"/>
      <w:r w:rsidRPr="00284462">
        <w:t xml:space="preserve">Describe basin selection </w:t>
      </w:r>
      <w:r w:rsidR="003D43B8" w:rsidRPr="00284462">
        <w:t>considerations</w:t>
      </w:r>
      <w:r w:rsidR="00284462">
        <w:t>.</w:t>
      </w:r>
    </w:p>
    <w:p w14:paraId="3B2D7AFF" w14:textId="2910723B" w:rsidR="003D43B8" w:rsidRPr="00284462" w:rsidRDefault="003D43B8" w:rsidP="00284462">
      <w:pPr>
        <w:pStyle w:val="MMCbodytext"/>
      </w:pPr>
      <w:r w:rsidRPr="00284462">
        <w:t>Is enough data available to support an FFRD Study?</w:t>
      </w:r>
    </w:p>
    <w:p w14:paraId="3A7E70FF" w14:textId="5AA8D6C8" w:rsidR="00B40B99" w:rsidRPr="00284462" w:rsidRDefault="009A3135" w:rsidP="00284462">
      <w:pPr>
        <w:pStyle w:val="MMCbodytext"/>
      </w:pPr>
      <w:r w:rsidRPr="00284462">
        <w:t>How does this basin fit into the national picture for FFRD production?</w:t>
      </w:r>
    </w:p>
    <w:p w14:paraId="52DB5025" w14:textId="5DCF8E64" w:rsidR="009A3135" w:rsidRPr="00284462" w:rsidRDefault="009A3135" w:rsidP="00284462">
      <w:pPr>
        <w:pStyle w:val="MMCbodytext"/>
      </w:pPr>
      <w:r w:rsidRPr="00284462">
        <w:t xml:space="preserve">What coordination was done to </w:t>
      </w:r>
      <w:r w:rsidR="00987E75" w:rsidRPr="00284462">
        <w:t>ensure agency and local support for the study?</w:t>
      </w:r>
    </w:p>
    <w:p w14:paraId="634CECD7" w14:textId="52F6B1A9" w:rsidR="00766F63" w:rsidRDefault="00766F63" w:rsidP="00D703C1">
      <w:pPr>
        <w:pStyle w:val="Heading2"/>
      </w:pPr>
      <w:bookmarkStart w:id="25" w:name="_Toc216785248"/>
      <w:r>
        <w:t xml:space="preserve">Recommendation for </w:t>
      </w:r>
      <w:r w:rsidR="00BB2056" w:rsidRPr="00BB2056">
        <w:t>Future of Flood Risk Data</w:t>
      </w:r>
      <w:r w:rsidR="00BB2056" w:rsidRPr="00BB2056" w:rsidDel="00BB2056">
        <w:t xml:space="preserve"> </w:t>
      </w:r>
      <w:r>
        <w:t xml:space="preserve">Basin Study </w:t>
      </w:r>
      <w:r w:rsidR="006B0962">
        <w:t>Initiation</w:t>
      </w:r>
      <w:bookmarkEnd w:id="25"/>
    </w:p>
    <w:p w14:paraId="3A847067" w14:textId="4E758C37" w:rsidR="00C56DB2" w:rsidRPr="00C56DB2" w:rsidRDefault="00C56DB2" w:rsidP="008A77BE">
      <w:pPr>
        <w:pStyle w:val="MMCbodytext"/>
      </w:pPr>
      <w:r>
        <w:t xml:space="preserve">The XXX Basin is [recommended/not recommended] </w:t>
      </w:r>
      <w:r w:rsidR="00BA5212">
        <w:t>to move forward for an FFRD Study.</w:t>
      </w:r>
    </w:p>
    <w:p w14:paraId="272C109F" w14:textId="76B25973" w:rsidR="00FB2F0F" w:rsidRDefault="00FB2F0F" w:rsidP="00D703C1">
      <w:pPr>
        <w:pStyle w:val="Heading2"/>
      </w:pPr>
      <w:bookmarkStart w:id="26" w:name="_Toc216785249"/>
      <w:r>
        <w:t>Project Work Plan</w:t>
      </w:r>
      <w:r w:rsidR="003B3086">
        <w:t>—</w:t>
      </w:r>
      <w:r>
        <w:t>Scoping</w:t>
      </w:r>
      <w:bookmarkEnd w:id="26"/>
    </w:p>
    <w:p w14:paraId="185C70C2" w14:textId="68A891F5" w:rsidR="00C14098" w:rsidRDefault="00FB2F0F" w:rsidP="008A77BE">
      <w:pPr>
        <w:pStyle w:val="MMCbodytext"/>
        <w:rPr>
          <w:bCs/>
          <w:i/>
        </w:rPr>
      </w:pPr>
      <w:r w:rsidRPr="00284462">
        <w:t xml:space="preserve">The draft </w:t>
      </w:r>
      <w:r w:rsidR="00433EC2">
        <w:t xml:space="preserve">scoping </w:t>
      </w:r>
      <w:r w:rsidR="00433EC2" w:rsidRPr="00284462">
        <w:t>project work plan</w:t>
      </w:r>
      <w:r w:rsidRPr="00284462">
        <w:t xml:space="preserve"> </w:t>
      </w:r>
      <w:r w:rsidR="0071477F" w:rsidRPr="0071477F">
        <w:t>(S</w:t>
      </w:r>
      <w:r w:rsidR="0071477F">
        <w:t>—</w:t>
      </w:r>
      <w:r w:rsidR="0071477F" w:rsidRPr="0071477F">
        <w:t>PWP)</w:t>
      </w:r>
      <w:r w:rsidR="000369C6" w:rsidRPr="00284462">
        <w:t xml:space="preserve"> of the project </w:t>
      </w:r>
      <w:r w:rsidRPr="00284462">
        <w:t>is attached as an addendum to this report.</w:t>
      </w:r>
      <w:r w:rsidR="00C14098">
        <w:br w:type="page"/>
      </w:r>
    </w:p>
    <w:p w14:paraId="515F86F5" w14:textId="75E67959" w:rsidR="000063B6" w:rsidRPr="00284462" w:rsidRDefault="000063B6" w:rsidP="008A77BE">
      <w:pPr>
        <w:pStyle w:val="MMCtablecaption"/>
      </w:pPr>
      <w:bookmarkStart w:id="27" w:name="_Toc216777285"/>
      <w:r>
        <w:lastRenderedPageBreak/>
        <w:t xml:space="preserve">Table </w:t>
      </w:r>
      <w:fldSimple w:instr=" STYLEREF 1 \s ">
        <w:r w:rsidR="00121B06">
          <w:rPr>
            <w:noProof/>
          </w:rPr>
          <w:t>1</w:t>
        </w:r>
      </w:fldSimple>
      <w:r w:rsidR="00121B06">
        <w:t>.</w:t>
      </w:r>
      <w:fldSimple w:instr=" SEQ Table \* ARABIC \s 1 ">
        <w:r w:rsidR="00121B06">
          <w:rPr>
            <w:noProof/>
          </w:rPr>
          <w:t>1</w:t>
        </w:r>
      </w:fldSimple>
      <w:r>
        <w:t>. Example Caption</w:t>
      </w:r>
      <w:bookmarkEnd w:id="27"/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063B6" w14:paraId="448FE003" w14:textId="77777777" w:rsidTr="008A77BE">
        <w:trPr>
          <w:jc w:val="center"/>
        </w:trPr>
        <w:tc>
          <w:tcPr>
            <w:tcW w:w="3192" w:type="dxa"/>
          </w:tcPr>
          <w:p w14:paraId="59DD8BD4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  <w:tc>
          <w:tcPr>
            <w:tcW w:w="3192" w:type="dxa"/>
          </w:tcPr>
          <w:p w14:paraId="234A2127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  <w:tc>
          <w:tcPr>
            <w:tcW w:w="3192" w:type="dxa"/>
          </w:tcPr>
          <w:p w14:paraId="6DE6A68A" w14:textId="77777777" w:rsidR="000063B6" w:rsidRDefault="000063B6" w:rsidP="000063B6">
            <w:pPr>
              <w:pStyle w:val="MMCtablehead"/>
            </w:pPr>
            <w:r>
              <w:t>Table Head</w:t>
            </w:r>
          </w:p>
        </w:tc>
      </w:tr>
      <w:tr w:rsidR="000063B6" w14:paraId="07F639A3" w14:textId="77777777" w:rsidTr="008A77BE">
        <w:trPr>
          <w:jc w:val="center"/>
        </w:trPr>
        <w:tc>
          <w:tcPr>
            <w:tcW w:w="3192" w:type="dxa"/>
          </w:tcPr>
          <w:p w14:paraId="5E91B1DF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1661AF9A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3C9A5686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</w:tr>
      <w:tr w:rsidR="000063B6" w14:paraId="7F4B63DA" w14:textId="77777777" w:rsidTr="008A77BE">
        <w:trPr>
          <w:jc w:val="center"/>
        </w:trPr>
        <w:tc>
          <w:tcPr>
            <w:tcW w:w="3192" w:type="dxa"/>
          </w:tcPr>
          <w:p w14:paraId="0C0DC55C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0759152B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  <w:tc>
          <w:tcPr>
            <w:tcW w:w="3192" w:type="dxa"/>
          </w:tcPr>
          <w:p w14:paraId="7F8DD5AE" w14:textId="77777777" w:rsidR="000063B6" w:rsidRDefault="000063B6" w:rsidP="000063B6">
            <w:pPr>
              <w:pStyle w:val="MMCtabletext"/>
            </w:pPr>
            <w:r>
              <w:t>Table text</w:t>
            </w:r>
          </w:p>
        </w:tc>
      </w:tr>
    </w:tbl>
    <w:p w14:paraId="16B13432" w14:textId="25CA4DEF" w:rsidR="00FB2F0F" w:rsidRDefault="000063B6" w:rsidP="000063B6">
      <w:pPr>
        <w:pStyle w:val="MMCfigurecaption"/>
      </w:pPr>
      <w:bookmarkStart w:id="28" w:name="_Toc216777282"/>
      <w:r>
        <w:t xml:space="preserve">Figure </w:t>
      </w:r>
      <w:fldSimple w:instr=" STYLEREF 1 \s ">
        <w:r w:rsidR="00121B06">
          <w:rPr>
            <w:noProof/>
          </w:rPr>
          <w:t>1</w:t>
        </w:r>
      </w:fldSimple>
      <w:r w:rsidR="00121B06">
        <w:t>.</w:t>
      </w:r>
      <w:fldSimple w:instr=" SEQ Figure \* ARABIC \s 1 ">
        <w:r w:rsidR="00121B06">
          <w:rPr>
            <w:noProof/>
          </w:rPr>
          <w:t>1</w:t>
        </w:r>
      </w:fldSimple>
      <w:r>
        <w:t>. Example Caption</w:t>
      </w:r>
      <w:bookmarkEnd w:id="28"/>
    </w:p>
    <w:p w14:paraId="65CDFF58" w14:textId="4C7E0773" w:rsidR="000063B6" w:rsidRPr="00284462" w:rsidRDefault="000063B6" w:rsidP="008A77BE">
      <w:pPr>
        <w:pStyle w:val="MMCbodytext"/>
        <w:jc w:val="center"/>
      </w:pPr>
      <w:r>
        <w:rPr>
          <w:noProof/>
        </w:rPr>
        <w:drawing>
          <wp:inline distT="0" distB="0" distL="0" distR="0" wp14:anchorId="19F098AD" wp14:editId="516EBBF1">
            <wp:extent cx="5943600" cy="3838575"/>
            <wp:effectExtent l="19050" t="19050" r="0" b="9525"/>
            <wp:docPr id="619854747" name="Picture 1" descr="Sforza Castle Milan in autum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4747" name="Picture 1" descr="Sforza Castle Milan in autum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24"/>
    </w:p>
    <w:sectPr w:rsidR="000063B6" w:rsidRPr="00284462" w:rsidSect="00D703C1">
      <w:headerReference w:type="default" r:id="rId17"/>
      <w:pgSz w:w="12240" w:h="15840"/>
      <w:pgMar w:top="1440" w:right="1440" w:bottom="1440" w:left="1440" w:header="36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FB538" w14:textId="77777777" w:rsidR="00842E1B" w:rsidRDefault="00842E1B" w:rsidP="002235E5">
      <w:pPr>
        <w:spacing w:after="0"/>
      </w:pPr>
      <w:r>
        <w:separator/>
      </w:r>
    </w:p>
  </w:endnote>
  <w:endnote w:type="continuationSeparator" w:id="0">
    <w:p w14:paraId="2A7E38C5" w14:textId="77777777" w:rsidR="00842E1B" w:rsidRDefault="00842E1B" w:rsidP="002235E5">
      <w:pPr>
        <w:spacing w:after="0"/>
      </w:pPr>
      <w:r>
        <w:continuationSeparator/>
      </w:r>
    </w:p>
  </w:endnote>
  <w:endnote w:type="continuationNotice" w:id="1">
    <w:p w14:paraId="1629F82F" w14:textId="77777777" w:rsidR="00842E1B" w:rsidRDefault="00842E1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E5C5" w14:textId="43099C0D" w:rsidR="005F697B" w:rsidRPr="008A77BE" w:rsidRDefault="005F697B">
    <w:pPr>
      <w:pStyle w:val="Footer"/>
      <w:rPr>
        <w:b w:val="0"/>
        <w:bCs/>
        <w:color w:val="auto"/>
        <w:sz w:val="20"/>
        <w:szCs w:val="20"/>
      </w:rPr>
    </w:pPr>
    <w:r w:rsidRPr="008A77BE">
      <w:rPr>
        <w:b w:val="0"/>
        <w:bCs/>
        <w:color w:val="auto"/>
        <w:sz w:val="20"/>
        <w:szCs w:val="20"/>
      </w:rPr>
      <w:fldChar w:fldCharType="begin"/>
    </w:r>
    <w:r w:rsidRPr="008A77BE">
      <w:rPr>
        <w:b w:val="0"/>
        <w:bCs/>
        <w:color w:val="auto"/>
        <w:sz w:val="20"/>
        <w:szCs w:val="20"/>
      </w:rPr>
      <w:instrText xml:space="preserve"> PAGE   \* MERGEFORMAT </w:instrText>
    </w:r>
    <w:r w:rsidRPr="008A77BE">
      <w:rPr>
        <w:b w:val="0"/>
        <w:bCs/>
        <w:color w:val="auto"/>
        <w:sz w:val="20"/>
        <w:szCs w:val="20"/>
      </w:rPr>
      <w:fldChar w:fldCharType="separate"/>
    </w:r>
    <w:r w:rsidRPr="008A77BE">
      <w:rPr>
        <w:b w:val="0"/>
        <w:bCs/>
        <w:noProof/>
        <w:color w:val="auto"/>
        <w:sz w:val="20"/>
        <w:szCs w:val="20"/>
      </w:rPr>
      <w:t>1</w:t>
    </w:r>
    <w:r w:rsidRPr="008A77BE">
      <w:rPr>
        <w:b w:val="0"/>
        <w:bCs/>
        <w:noProof/>
        <w:color w:val="auto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4378" w14:textId="2101C03B" w:rsidR="005F697B" w:rsidRPr="008A77BE" w:rsidRDefault="005F697B">
    <w:pPr>
      <w:pStyle w:val="Footer"/>
      <w:rPr>
        <w:b w:val="0"/>
        <w:bCs/>
        <w:noProof/>
        <w:color w:val="auto"/>
        <w:sz w:val="20"/>
        <w:szCs w:val="20"/>
      </w:rPr>
    </w:pPr>
    <w:r w:rsidRPr="004F7B6C">
      <w:rPr>
        <w:b w:val="0"/>
        <w:bCs/>
        <w:noProof/>
        <w:color w:val="auto"/>
        <w:sz w:val="20"/>
        <w:szCs w:val="20"/>
      </w:rPr>
      <w:fldChar w:fldCharType="begin"/>
    </w:r>
    <w:r w:rsidRPr="004F7B6C">
      <w:rPr>
        <w:b w:val="0"/>
        <w:bCs/>
        <w:noProof/>
        <w:color w:val="auto"/>
        <w:sz w:val="20"/>
        <w:szCs w:val="20"/>
      </w:rPr>
      <w:instrText xml:space="preserve"> PAGE   \* MERGEFORMAT </w:instrText>
    </w:r>
    <w:r w:rsidRPr="004F7B6C">
      <w:rPr>
        <w:b w:val="0"/>
        <w:bCs/>
        <w:noProof/>
        <w:color w:val="auto"/>
        <w:sz w:val="20"/>
        <w:szCs w:val="20"/>
      </w:rPr>
      <w:fldChar w:fldCharType="separate"/>
    </w:r>
    <w:r w:rsidRPr="008A77BE">
      <w:rPr>
        <w:b w:val="0"/>
        <w:bCs/>
        <w:noProof/>
        <w:color w:val="auto"/>
        <w:sz w:val="20"/>
        <w:szCs w:val="20"/>
      </w:rPr>
      <w:t>ii</w:t>
    </w:r>
    <w:r w:rsidRPr="004F7B6C">
      <w:rPr>
        <w:b w:val="0"/>
        <w:bCs/>
        <w:noProof/>
        <w:color w:val="auto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915AE" w14:textId="7A8E3632" w:rsidR="005F697B" w:rsidRPr="008A77BE" w:rsidRDefault="005F697B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7807" w14:textId="77777777" w:rsidR="00842E1B" w:rsidRDefault="00842E1B" w:rsidP="002235E5">
      <w:pPr>
        <w:spacing w:after="0"/>
      </w:pPr>
      <w:r>
        <w:separator/>
      </w:r>
    </w:p>
  </w:footnote>
  <w:footnote w:type="continuationSeparator" w:id="0">
    <w:p w14:paraId="7BE626F9" w14:textId="77777777" w:rsidR="00842E1B" w:rsidRDefault="00842E1B" w:rsidP="002235E5">
      <w:pPr>
        <w:spacing w:after="0"/>
      </w:pPr>
      <w:r>
        <w:continuationSeparator/>
      </w:r>
    </w:p>
  </w:footnote>
  <w:footnote w:type="continuationNotice" w:id="1">
    <w:p w14:paraId="0084E5C5" w14:textId="77777777" w:rsidR="00842E1B" w:rsidRDefault="00842E1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AE5ED" w14:textId="77777777" w:rsidR="00360C98" w:rsidRPr="001E2C22" w:rsidRDefault="00360C98" w:rsidP="008A77BE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005284873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45377DD" w14:textId="6D352DA4" w:rsidR="00360C98" w:rsidRPr="001E2C22" w:rsidRDefault="00000254" w:rsidP="008A77BE">
        <w:pPr>
          <w:pStyle w:val="Header"/>
          <w:rPr>
            <w:sz w:val="16"/>
            <w:szCs w:val="16"/>
          </w:rPr>
        </w:pPr>
        <w:del w:id="3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36F2028F" w14:textId="7A36A6A2" w:rsidR="00360C98" w:rsidRPr="008A77BE" w:rsidRDefault="00000254" w:rsidP="00360C98">
    <w:pPr>
      <w:pStyle w:val="Header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2100979042"/>
        <w:placeholder>
          <w:docPart w:val="2E20550671804F3BB6F605A9AC81A02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4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6B95F" w14:textId="77777777" w:rsidR="00CC7F54" w:rsidRPr="001E2C22" w:rsidRDefault="00CC7F54" w:rsidP="008A77BE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279148690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DE23BD6" w14:textId="3982B33D" w:rsidR="00CC7F54" w:rsidRPr="001E2C22" w:rsidRDefault="00000254" w:rsidP="008A77BE">
        <w:pPr>
          <w:pStyle w:val="Header"/>
          <w:jc w:val="right"/>
          <w:rPr>
            <w:sz w:val="16"/>
            <w:szCs w:val="16"/>
          </w:rPr>
        </w:pPr>
        <w:del w:id="5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5AD471FC" w14:textId="4FA5D7E9" w:rsidR="00360C98" w:rsidRPr="008A77BE" w:rsidRDefault="00000254" w:rsidP="008A77BE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650217751"/>
        <w:placeholder>
          <w:docPart w:val="63465F798A954289AC4DEBD1B4F195D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6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40F9F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12629409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CD819C8" w14:textId="2B315168" w:rsidR="00F768FA" w:rsidRPr="001E2C22" w:rsidRDefault="00000254" w:rsidP="00F768FA">
        <w:pPr>
          <w:pStyle w:val="Header"/>
          <w:jc w:val="right"/>
          <w:rPr>
            <w:sz w:val="16"/>
            <w:szCs w:val="16"/>
          </w:rPr>
        </w:pPr>
        <w:del w:id="10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3961F163" w14:textId="14F6D653" w:rsidR="00F768FA" w:rsidRPr="00056208" w:rsidRDefault="00000254" w:rsidP="00F768FA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1467266179"/>
        <w:placeholder>
          <w:docPart w:val="A0F922D342F048A2B229D94AD621DF4F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1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  <w:p w14:paraId="249570FC" w14:textId="30366FDB" w:rsidR="00F406F4" w:rsidRPr="001E2C22" w:rsidRDefault="00F406F4">
    <w:pPr>
      <w:pStyle w:val="Header"/>
      <w:jc w:val="right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2C947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05493488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6C0955D" w14:textId="69FE5DC0" w:rsidR="00F768FA" w:rsidRPr="001E2C22" w:rsidRDefault="00000254" w:rsidP="00F768FA">
        <w:pPr>
          <w:pStyle w:val="Header"/>
          <w:jc w:val="right"/>
          <w:rPr>
            <w:sz w:val="16"/>
            <w:szCs w:val="16"/>
          </w:rPr>
        </w:pPr>
        <w:del w:id="14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31CD8374" w14:textId="6BFBFC3D" w:rsidR="00F406F4" w:rsidRPr="001E2C22" w:rsidRDefault="00000254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578935620"/>
        <w:placeholder>
          <w:docPart w:val="F64548FA6EF64A15ADEF5F040F6340E8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5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6B98" w14:textId="77777777" w:rsidR="00F768FA" w:rsidRPr="001E2C22" w:rsidRDefault="00F768FA" w:rsidP="00F768F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63394706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C457245" w14:textId="7397CAA4" w:rsidR="00F768FA" w:rsidRPr="001E2C22" w:rsidRDefault="00000254" w:rsidP="00F768FA">
        <w:pPr>
          <w:pStyle w:val="Header"/>
          <w:jc w:val="right"/>
          <w:rPr>
            <w:sz w:val="16"/>
            <w:szCs w:val="16"/>
          </w:rPr>
        </w:pPr>
        <w:del w:id="29" w:author="Author">
          <w:r w:rsidDel="00000254">
            <w:rPr>
              <w:sz w:val="16"/>
              <w:szCs w:val="16"/>
            </w:rPr>
            <w:delText>NAME River Basin</w:delText>
          </w:r>
        </w:del>
      </w:p>
    </w:sdtContent>
  </w:sdt>
  <w:p w14:paraId="759E083F" w14:textId="39827B9F" w:rsidR="003D43B8" w:rsidRPr="001E2C22" w:rsidRDefault="00000254" w:rsidP="003D43B8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09190952"/>
        <w:placeholder>
          <w:docPart w:val="5F7103AF3FE2407AA3B9A1E408A532A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30" w:author="Author">
          <w:r w:rsidDel="00000254">
            <w:rPr>
              <w:sz w:val="16"/>
              <w:szCs w:val="16"/>
            </w:rPr>
            <w:delText>Basin Selection Memorandum</w:delText>
          </w:r>
        </w:del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407"/>
    <w:multiLevelType w:val="hybridMultilevel"/>
    <w:tmpl w:val="1E8E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F4F7A7"/>
    <w:multiLevelType w:val="multilevel"/>
    <w:tmpl w:val="5792FE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E43FC"/>
    <w:multiLevelType w:val="multilevel"/>
    <w:tmpl w:val="02CA6D44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5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1D52A9C"/>
    <w:multiLevelType w:val="multilevel"/>
    <w:tmpl w:val="774E55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1F56E5A"/>
    <w:multiLevelType w:val="hybridMultilevel"/>
    <w:tmpl w:val="8DFC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66DB"/>
    <w:multiLevelType w:val="hybridMultilevel"/>
    <w:tmpl w:val="5FFA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A1990"/>
    <w:multiLevelType w:val="hybridMultilevel"/>
    <w:tmpl w:val="D67C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42061"/>
    <w:multiLevelType w:val="hybridMultilevel"/>
    <w:tmpl w:val="BA5E33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1922B2"/>
    <w:multiLevelType w:val="hybridMultilevel"/>
    <w:tmpl w:val="76F8996A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91D5EB2"/>
    <w:multiLevelType w:val="multilevel"/>
    <w:tmpl w:val="35B48B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90811"/>
    <w:multiLevelType w:val="hybridMultilevel"/>
    <w:tmpl w:val="309E9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B6608"/>
    <w:multiLevelType w:val="hybridMultilevel"/>
    <w:tmpl w:val="109E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063D4C"/>
    <w:multiLevelType w:val="hybridMultilevel"/>
    <w:tmpl w:val="9ADC876E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C4E8E"/>
    <w:multiLevelType w:val="hybridMultilevel"/>
    <w:tmpl w:val="A7AE4E16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3585A95"/>
    <w:multiLevelType w:val="multilevel"/>
    <w:tmpl w:val="285A55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DE1C76"/>
    <w:multiLevelType w:val="hybridMultilevel"/>
    <w:tmpl w:val="45621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7022F"/>
    <w:multiLevelType w:val="hybridMultilevel"/>
    <w:tmpl w:val="F22061BC"/>
    <w:lvl w:ilvl="0" w:tplc="EBA47E18">
      <w:start w:val="5"/>
      <w:numFmt w:val="decimal"/>
      <w:lvlText w:val="%1."/>
      <w:lvlJc w:val="left"/>
      <w:pPr>
        <w:ind w:left="720" w:hanging="360"/>
      </w:pPr>
    </w:lvl>
    <w:lvl w:ilvl="1" w:tplc="F11C5D42">
      <w:start w:val="1"/>
      <w:numFmt w:val="lowerLetter"/>
      <w:lvlText w:val="%2."/>
      <w:lvlJc w:val="left"/>
      <w:pPr>
        <w:ind w:left="1440" w:hanging="360"/>
      </w:pPr>
    </w:lvl>
    <w:lvl w:ilvl="2" w:tplc="36C69B7E">
      <w:start w:val="1"/>
      <w:numFmt w:val="lowerRoman"/>
      <w:lvlText w:val="%3."/>
      <w:lvlJc w:val="right"/>
      <w:pPr>
        <w:ind w:left="2160" w:hanging="180"/>
      </w:pPr>
    </w:lvl>
    <w:lvl w:ilvl="3" w:tplc="AC781154">
      <w:start w:val="1"/>
      <w:numFmt w:val="decimal"/>
      <w:lvlText w:val="%4."/>
      <w:lvlJc w:val="left"/>
      <w:pPr>
        <w:ind w:left="2880" w:hanging="360"/>
      </w:pPr>
    </w:lvl>
    <w:lvl w:ilvl="4" w:tplc="1C8A6364">
      <w:start w:val="1"/>
      <w:numFmt w:val="lowerLetter"/>
      <w:lvlText w:val="%5."/>
      <w:lvlJc w:val="left"/>
      <w:pPr>
        <w:ind w:left="3600" w:hanging="360"/>
      </w:pPr>
    </w:lvl>
    <w:lvl w:ilvl="5" w:tplc="531833B0">
      <w:start w:val="1"/>
      <w:numFmt w:val="lowerRoman"/>
      <w:lvlText w:val="%6."/>
      <w:lvlJc w:val="right"/>
      <w:pPr>
        <w:ind w:left="4320" w:hanging="180"/>
      </w:pPr>
    </w:lvl>
    <w:lvl w:ilvl="6" w:tplc="2F4E19A8">
      <w:start w:val="1"/>
      <w:numFmt w:val="decimal"/>
      <w:lvlText w:val="%7."/>
      <w:lvlJc w:val="left"/>
      <w:pPr>
        <w:ind w:left="5040" w:hanging="360"/>
      </w:pPr>
    </w:lvl>
    <w:lvl w:ilvl="7" w:tplc="C5B072DE">
      <w:start w:val="1"/>
      <w:numFmt w:val="lowerLetter"/>
      <w:lvlText w:val="%8."/>
      <w:lvlJc w:val="left"/>
      <w:pPr>
        <w:ind w:left="5760" w:hanging="360"/>
      </w:pPr>
    </w:lvl>
    <w:lvl w:ilvl="8" w:tplc="40EC19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8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2A3659"/>
    <w:multiLevelType w:val="hybridMultilevel"/>
    <w:tmpl w:val="B3D464F0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A57AD3D6">
      <w:numFmt w:val="bullet"/>
      <w:lvlText w:val=""/>
      <w:lvlJc w:val="left"/>
      <w:pPr>
        <w:ind w:left="1800" w:hanging="720"/>
      </w:pPr>
      <w:rPr>
        <w:rFonts w:ascii="Symbol" w:eastAsia="Times New Roman" w:hAnsi="Symbol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17787">
    <w:abstractNumId w:val="26"/>
  </w:num>
  <w:num w:numId="2" w16cid:durableId="1377700630">
    <w:abstractNumId w:val="14"/>
  </w:num>
  <w:num w:numId="3" w16cid:durableId="3482222">
    <w:abstractNumId w:val="3"/>
  </w:num>
  <w:num w:numId="4" w16cid:durableId="2028558802">
    <w:abstractNumId w:val="24"/>
  </w:num>
  <w:num w:numId="5" w16cid:durableId="614597466">
    <w:abstractNumId w:val="10"/>
  </w:num>
  <w:num w:numId="6" w16cid:durableId="1261722301">
    <w:abstractNumId w:val="29"/>
  </w:num>
  <w:num w:numId="7" w16cid:durableId="1103889202">
    <w:abstractNumId w:val="20"/>
  </w:num>
  <w:num w:numId="8" w16cid:durableId="1077089461">
    <w:abstractNumId w:val="21"/>
  </w:num>
  <w:num w:numId="9" w16cid:durableId="571085023">
    <w:abstractNumId w:val="12"/>
  </w:num>
  <w:num w:numId="10" w16cid:durableId="327828068">
    <w:abstractNumId w:val="9"/>
  </w:num>
  <w:num w:numId="11" w16cid:durableId="503474647">
    <w:abstractNumId w:val="0"/>
  </w:num>
  <w:num w:numId="12" w16cid:durableId="1939366720">
    <w:abstractNumId w:val="25"/>
  </w:num>
  <w:num w:numId="13" w16cid:durableId="2135634695">
    <w:abstractNumId w:val="27"/>
  </w:num>
  <w:num w:numId="14" w16cid:durableId="1279868834">
    <w:abstractNumId w:val="27"/>
  </w:num>
  <w:num w:numId="15" w16cid:durableId="1953852582">
    <w:abstractNumId w:val="27"/>
  </w:num>
  <w:num w:numId="16" w16cid:durableId="1846941076">
    <w:abstractNumId w:val="27"/>
  </w:num>
  <w:num w:numId="17" w16cid:durableId="45641248">
    <w:abstractNumId w:val="27"/>
  </w:num>
  <w:num w:numId="18" w16cid:durableId="444932468">
    <w:abstractNumId w:val="15"/>
  </w:num>
  <w:num w:numId="19" w16cid:durableId="83646778">
    <w:abstractNumId w:val="4"/>
  </w:num>
  <w:num w:numId="20" w16cid:durableId="1530294540">
    <w:abstractNumId w:val="18"/>
  </w:num>
  <w:num w:numId="21" w16cid:durableId="500438339">
    <w:abstractNumId w:val="2"/>
  </w:num>
  <w:num w:numId="22" w16cid:durableId="1516652552">
    <w:abstractNumId w:val="1"/>
  </w:num>
  <w:num w:numId="23" w16cid:durableId="438792262">
    <w:abstractNumId w:val="23"/>
  </w:num>
  <w:num w:numId="24" w16cid:durableId="1806658486">
    <w:abstractNumId w:val="11"/>
  </w:num>
  <w:num w:numId="25" w16cid:durableId="1749188444">
    <w:abstractNumId w:val="28"/>
  </w:num>
  <w:num w:numId="26" w16cid:durableId="890380573">
    <w:abstractNumId w:val="22"/>
  </w:num>
  <w:num w:numId="27" w16cid:durableId="2121604133">
    <w:abstractNumId w:val="19"/>
  </w:num>
  <w:num w:numId="28" w16cid:durableId="1996835281">
    <w:abstractNumId w:val="5"/>
  </w:num>
  <w:num w:numId="29" w16cid:durableId="243145276">
    <w:abstractNumId w:val="13"/>
  </w:num>
  <w:num w:numId="30" w16cid:durableId="1146775974">
    <w:abstractNumId w:val="17"/>
  </w:num>
  <w:num w:numId="31" w16cid:durableId="1443183351">
    <w:abstractNumId w:val="16"/>
  </w:num>
  <w:num w:numId="32" w16cid:durableId="1847356894">
    <w:abstractNumId w:val="7"/>
  </w:num>
  <w:num w:numId="33" w16cid:durableId="536545300">
    <w:abstractNumId w:val="8"/>
  </w:num>
  <w:num w:numId="34" w16cid:durableId="1856917708">
    <w:abstractNumId w:val="28"/>
  </w:num>
  <w:num w:numId="35" w16cid:durableId="14534796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85635903">
    <w:abstractNumId w:val="27"/>
  </w:num>
  <w:num w:numId="37" w16cid:durableId="1797677807">
    <w:abstractNumId w:val="27"/>
  </w:num>
  <w:num w:numId="38" w16cid:durableId="949045132">
    <w:abstractNumId w:val="27"/>
  </w:num>
  <w:num w:numId="39" w16cid:durableId="257057828">
    <w:abstractNumId w:val="27"/>
  </w:num>
  <w:num w:numId="40" w16cid:durableId="74209136">
    <w:abstractNumId w:val="27"/>
  </w:num>
  <w:num w:numId="41" w16cid:durableId="944842817">
    <w:abstractNumId w:val="6"/>
  </w:num>
  <w:num w:numId="42" w16cid:durableId="48312573">
    <w:abstractNumId w:val="6"/>
  </w:num>
  <w:num w:numId="43" w16cid:durableId="1192643641">
    <w:abstractNumId w:val="4"/>
  </w:num>
  <w:num w:numId="44" w16cid:durableId="1269313780">
    <w:abstractNumId w:val="4"/>
  </w:num>
  <w:num w:numId="45" w16cid:durableId="1145851435">
    <w:abstractNumId w:val="4"/>
  </w:num>
  <w:num w:numId="46" w16cid:durableId="2076200732">
    <w:abstractNumId w:val="4"/>
  </w:num>
  <w:num w:numId="47" w16cid:durableId="405689026">
    <w:abstractNumId w:val="4"/>
  </w:num>
  <w:num w:numId="48" w16cid:durableId="738793348">
    <w:abstractNumId w:val="4"/>
  </w:num>
  <w:num w:numId="49" w16cid:durableId="1214198954">
    <w:abstractNumId w:val="6"/>
  </w:num>
  <w:num w:numId="50" w16cid:durableId="2097627104">
    <w:abstractNumId w:val="4"/>
  </w:num>
  <w:num w:numId="51" w16cid:durableId="700133496">
    <w:abstractNumId w:val="15"/>
  </w:num>
  <w:num w:numId="52" w16cid:durableId="657807314">
    <w:abstractNumId w:val="18"/>
  </w:num>
  <w:num w:numId="53" w16cid:durableId="1422871903">
    <w:abstractNumId w:val="2"/>
  </w:num>
  <w:num w:numId="54" w16cid:durableId="1776898756">
    <w:abstractNumId w:val="1"/>
  </w:num>
  <w:num w:numId="55" w16cid:durableId="1837766336">
    <w:abstractNumId w:val="23"/>
  </w:num>
  <w:num w:numId="56" w16cid:durableId="1721320309">
    <w:abstractNumId w:val="11"/>
  </w:num>
  <w:num w:numId="57" w16cid:durableId="558252926">
    <w:abstractNumId w:val="28"/>
  </w:num>
  <w:num w:numId="58" w16cid:durableId="1874228912">
    <w:abstractNumId w:val="22"/>
  </w:num>
  <w:num w:numId="59" w16cid:durableId="464927290">
    <w:abstractNumId w:val="19"/>
  </w:num>
  <w:num w:numId="60" w16cid:durableId="33044404">
    <w:abstractNumId w:val="5"/>
  </w:num>
  <w:num w:numId="61" w16cid:durableId="779572292">
    <w:abstractNumId w:val="13"/>
  </w:num>
  <w:num w:numId="62" w16cid:durableId="1340305444">
    <w:abstractNumId w:val="27"/>
  </w:num>
  <w:num w:numId="63" w16cid:durableId="301275564">
    <w:abstractNumId w:val="27"/>
  </w:num>
  <w:num w:numId="64" w16cid:durableId="507065059">
    <w:abstractNumId w:val="27"/>
  </w:num>
  <w:num w:numId="65" w16cid:durableId="1870412809">
    <w:abstractNumId w:val="27"/>
  </w:num>
  <w:num w:numId="66" w16cid:durableId="1964967074">
    <w:abstractNumId w:val="27"/>
  </w:num>
  <w:num w:numId="67" w16cid:durableId="1959411639">
    <w:abstractNumId w:val="27"/>
  </w:num>
  <w:num w:numId="68" w16cid:durableId="2109501538">
    <w:abstractNumId w:val="27"/>
  </w:num>
  <w:num w:numId="69" w16cid:durableId="707527377">
    <w:abstractNumId w:val="27"/>
  </w:num>
  <w:num w:numId="70" w16cid:durableId="821242166">
    <w:abstractNumId w:val="27"/>
  </w:num>
  <w:num w:numId="71" w16cid:durableId="316610983">
    <w:abstractNumId w:val="27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126">
      <o:colormru v:ext="edit" colors="#f3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0F1B"/>
    <w:rsid w:val="00000254"/>
    <w:rsid w:val="000009C5"/>
    <w:rsid w:val="00002307"/>
    <w:rsid w:val="000039DC"/>
    <w:rsid w:val="000063B6"/>
    <w:rsid w:val="00011F27"/>
    <w:rsid w:val="00014592"/>
    <w:rsid w:val="00020124"/>
    <w:rsid w:val="00020367"/>
    <w:rsid w:val="000219FC"/>
    <w:rsid w:val="00021FEB"/>
    <w:rsid w:val="00023A25"/>
    <w:rsid w:val="00024245"/>
    <w:rsid w:val="00025260"/>
    <w:rsid w:val="00025A26"/>
    <w:rsid w:val="000264E7"/>
    <w:rsid w:val="0002677E"/>
    <w:rsid w:val="00026DB7"/>
    <w:rsid w:val="000271E1"/>
    <w:rsid w:val="00034D2F"/>
    <w:rsid w:val="00035208"/>
    <w:rsid w:val="000369C6"/>
    <w:rsid w:val="00037F8E"/>
    <w:rsid w:val="00042697"/>
    <w:rsid w:val="00044537"/>
    <w:rsid w:val="000462C4"/>
    <w:rsid w:val="00054431"/>
    <w:rsid w:val="0005505C"/>
    <w:rsid w:val="00055854"/>
    <w:rsid w:val="00055A5B"/>
    <w:rsid w:val="00060120"/>
    <w:rsid w:val="000620BC"/>
    <w:rsid w:val="00065915"/>
    <w:rsid w:val="00066DFD"/>
    <w:rsid w:val="00066FAB"/>
    <w:rsid w:val="0006746E"/>
    <w:rsid w:val="00067F53"/>
    <w:rsid w:val="00070CBD"/>
    <w:rsid w:val="00074183"/>
    <w:rsid w:val="00074F88"/>
    <w:rsid w:val="0007682B"/>
    <w:rsid w:val="000772CD"/>
    <w:rsid w:val="00083911"/>
    <w:rsid w:val="000841DB"/>
    <w:rsid w:val="0008429A"/>
    <w:rsid w:val="00084847"/>
    <w:rsid w:val="000856B8"/>
    <w:rsid w:val="0008656F"/>
    <w:rsid w:val="00093714"/>
    <w:rsid w:val="000940F3"/>
    <w:rsid w:val="00094185"/>
    <w:rsid w:val="000946FF"/>
    <w:rsid w:val="00095D96"/>
    <w:rsid w:val="000964F4"/>
    <w:rsid w:val="00097184"/>
    <w:rsid w:val="000A1F3C"/>
    <w:rsid w:val="000A4116"/>
    <w:rsid w:val="000A43BF"/>
    <w:rsid w:val="000A4914"/>
    <w:rsid w:val="000A747F"/>
    <w:rsid w:val="000A7F43"/>
    <w:rsid w:val="000B1607"/>
    <w:rsid w:val="000B2CE7"/>
    <w:rsid w:val="000B43FA"/>
    <w:rsid w:val="000B6EFA"/>
    <w:rsid w:val="000C2D6A"/>
    <w:rsid w:val="000C5ED2"/>
    <w:rsid w:val="000D4FCB"/>
    <w:rsid w:val="000D529C"/>
    <w:rsid w:val="000D6260"/>
    <w:rsid w:val="000E341F"/>
    <w:rsid w:val="000E5C29"/>
    <w:rsid w:val="000E5F09"/>
    <w:rsid w:val="000F1D06"/>
    <w:rsid w:val="000F4FA5"/>
    <w:rsid w:val="000F5E1E"/>
    <w:rsid w:val="000F6C50"/>
    <w:rsid w:val="000F74ED"/>
    <w:rsid w:val="00105E2C"/>
    <w:rsid w:val="00110DAC"/>
    <w:rsid w:val="00112AC0"/>
    <w:rsid w:val="0011386F"/>
    <w:rsid w:val="00113BC1"/>
    <w:rsid w:val="00114AA2"/>
    <w:rsid w:val="0011645F"/>
    <w:rsid w:val="001213C8"/>
    <w:rsid w:val="00121B06"/>
    <w:rsid w:val="00123765"/>
    <w:rsid w:val="0012481C"/>
    <w:rsid w:val="001264AC"/>
    <w:rsid w:val="0012769B"/>
    <w:rsid w:val="00127D41"/>
    <w:rsid w:val="00131EAA"/>
    <w:rsid w:val="00132A49"/>
    <w:rsid w:val="0013538E"/>
    <w:rsid w:val="001356B0"/>
    <w:rsid w:val="001370F9"/>
    <w:rsid w:val="00141521"/>
    <w:rsid w:val="00141FA1"/>
    <w:rsid w:val="00143E38"/>
    <w:rsid w:val="001448D4"/>
    <w:rsid w:val="00146194"/>
    <w:rsid w:val="001478A9"/>
    <w:rsid w:val="00151E67"/>
    <w:rsid w:val="001523A1"/>
    <w:rsid w:val="00157931"/>
    <w:rsid w:val="00160E22"/>
    <w:rsid w:val="00161689"/>
    <w:rsid w:val="001624B0"/>
    <w:rsid w:val="001674DC"/>
    <w:rsid w:val="00170E2F"/>
    <w:rsid w:val="001740E5"/>
    <w:rsid w:val="00175453"/>
    <w:rsid w:val="00177573"/>
    <w:rsid w:val="0017788D"/>
    <w:rsid w:val="00181334"/>
    <w:rsid w:val="00181413"/>
    <w:rsid w:val="00182745"/>
    <w:rsid w:val="00182D70"/>
    <w:rsid w:val="00182EF1"/>
    <w:rsid w:val="00183BFA"/>
    <w:rsid w:val="00183CE3"/>
    <w:rsid w:val="0018529F"/>
    <w:rsid w:val="00186047"/>
    <w:rsid w:val="00186C35"/>
    <w:rsid w:val="00191887"/>
    <w:rsid w:val="001927DC"/>
    <w:rsid w:val="0019534C"/>
    <w:rsid w:val="00197DFC"/>
    <w:rsid w:val="001A01BE"/>
    <w:rsid w:val="001A31BF"/>
    <w:rsid w:val="001A74E4"/>
    <w:rsid w:val="001B2EC1"/>
    <w:rsid w:val="001B41C9"/>
    <w:rsid w:val="001B4A6A"/>
    <w:rsid w:val="001B4C1F"/>
    <w:rsid w:val="001C2679"/>
    <w:rsid w:val="001C610E"/>
    <w:rsid w:val="001D0956"/>
    <w:rsid w:val="001D4484"/>
    <w:rsid w:val="001D46E3"/>
    <w:rsid w:val="001D4BED"/>
    <w:rsid w:val="001D6DFB"/>
    <w:rsid w:val="001E444F"/>
    <w:rsid w:val="001E4D6A"/>
    <w:rsid w:val="001E6E06"/>
    <w:rsid w:val="001E7AD6"/>
    <w:rsid w:val="001E7C6C"/>
    <w:rsid w:val="001F2D76"/>
    <w:rsid w:val="001F3433"/>
    <w:rsid w:val="001F43C2"/>
    <w:rsid w:val="001F49C0"/>
    <w:rsid w:val="001F4A65"/>
    <w:rsid w:val="001F4C86"/>
    <w:rsid w:val="001F5CED"/>
    <w:rsid w:val="001F6701"/>
    <w:rsid w:val="00200AEB"/>
    <w:rsid w:val="00200F01"/>
    <w:rsid w:val="002021F4"/>
    <w:rsid w:val="00205793"/>
    <w:rsid w:val="00205BD2"/>
    <w:rsid w:val="00205BE6"/>
    <w:rsid w:val="00207685"/>
    <w:rsid w:val="002079B1"/>
    <w:rsid w:val="00210F9C"/>
    <w:rsid w:val="00212FFA"/>
    <w:rsid w:val="00213AC5"/>
    <w:rsid w:val="00213E1E"/>
    <w:rsid w:val="00220750"/>
    <w:rsid w:val="00222485"/>
    <w:rsid w:val="00222579"/>
    <w:rsid w:val="002235E5"/>
    <w:rsid w:val="00224251"/>
    <w:rsid w:val="00225108"/>
    <w:rsid w:val="00231823"/>
    <w:rsid w:val="00232785"/>
    <w:rsid w:val="00232951"/>
    <w:rsid w:val="002330FC"/>
    <w:rsid w:val="0023344C"/>
    <w:rsid w:val="00237C46"/>
    <w:rsid w:val="0024083E"/>
    <w:rsid w:val="00244882"/>
    <w:rsid w:val="00251E64"/>
    <w:rsid w:val="0025329E"/>
    <w:rsid w:val="00253B6D"/>
    <w:rsid w:val="00255834"/>
    <w:rsid w:val="0025600B"/>
    <w:rsid w:val="002561B7"/>
    <w:rsid w:val="0026276B"/>
    <w:rsid w:val="00265D97"/>
    <w:rsid w:val="00265E17"/>
    <w:rsid w:val="002661C1"/>
    <w:rsid w:val="002665E8"/>
    <w:rsid w:val="002670E0"/>
    <w:rsid w:val="00271217"/>
    <w:rsid w:val="00272233"/>
    <w:rsid w:val="00272368"/>
    <w:rsid w:val="00273B89"/>
    <w:rsid w:val="0027743B"/>
    <w:rsid w:val="002779AF"/>
    <w:rsid w:val="00282487"/>
    <w:rsid w:val="00282D85"/>
    <w:rsid w:val="00283467"/>
    <w:rsid w:val="00283DC5"/>
    <w:rsid w:val="00284462"/>
    <w:rsid w:val="00291435"/>
    <w:rsid w:val="002937B3"/>
    <w:rsid w:val="00293C2F"/>
    <w:rsid w:val="0029444F"/>
    <w:rsid w:val="00295687"/>
    <w:rsid w:val="0029570E"/>
    <w:rsid w:val="00296A93"/>
    <w:rsid w:val="00297221"/>
    <w:rsid w:val="002A0D5B"/>
    <w:rsid w:val="002A2BA6"/>
    <w:rsid w:val="002A5851"/>
    <w:rsid w:val="002A6DB1"/>
    <w:rsid w:val="002A6DF0"/>
    <w:rsid w:val="002A77FC"/>
    <w:rsid w:val="002B0AF0"/>
    <w:rsid w:val="002B190C"/>
    <w:rsid w:val="002B4417"/>
    <w:rsid w:val="002B4BD1"/>
    <w:rsid w:val="002B5A34"/>
    <w:rsid w:val="002B6A0D"/>
    <w:rsid w:val="002B7080"/>
    <w:rsid w:val="002C129E"/>
    <w:rsid w:val="002C5DEF"/>
    <w:rsid w:val="002C6F24"/>
    <w:rsid w:val="002D0148"/>
    <w:rsid w:val="002D01C2"/>
    <w:rsid w:val="002D2601"/>
    <w:rsid w:val="002D38A2"/>
    <w:rsid w:val="002E0C3C"/>
    <w:rsid w:val="002E12A5"/>
    <w:rsid w:val="002E295B"/>
    <w:rsid w:val="002E7C26"/>
    <w:rsid w:val="002E7E5B"/>
    <w:rsid w:val="002F5CC8"/>
    <w:rsid w:val="0030264D"/>
    <w:rsid w:val="0030677C"/>
    <w:rsid w:val="003116E5"/>
    <w:rsid w:val="003121ED"/>
    <w:rsid w:val="00314BB6"/>
    <w:rsid w:val="00315E31"/>
    <w:rsid w:val="00316FAB"/>
    <w:rsid w:val="00323A41"/>
    <w:rsid w:val="0033051D"/>
    <w:rsid w:val="00330D94"/>
    <w:rsid w:val="00335906"/>
    <w:rsid w:val="00336717"/>
    <w:rsid w:val="00337B31"/>
    <w:rsid w:val="00340073"/>
    <w:rsid w:val="00340BD3"/>
    <w:rsid w:val="00341C84"/>
    <w:rsid w:val="00343B8E"/>
    <w:rsid w:val="003452F3"/>
    <w:rsid w:val="003463FA"/>
    <w:rsid w:val="00346B28"/>
    <w:rsid w:val="00347F53"/>
    <w:rsid w:val="00350557"/>
    <w:rsid w:val="00350829"/>
    <w:rsid w:val="00354131"/>
    <w:rsid w:val="00354795"/>
    <w:rsid w:val="00354DC0"/>
    <w:rsid w:val="003604AC"/>
    <w:rsid w:val="00360C98"/>
    <w:rsid w:val="0036510B"/>
    <w:rsid w:val="003654D0"/>
    <w:rsid w:val="00365F72"/>
    <w:rsid w:val="00366141"/>
    <w:rsid w:val="0036676C"/>
    <w:rsid w:val="0036705B"/>
    <w:rsid w:val="0036767B"/>
    <w:rsid w:val="003678F8"/>
    <w:rsid w:val="0037084E"/>
    <w:rsid w:val="003729D9"/>
    <w:rsid w:val="00372B70"/>
    <w:rsid w:val="003745F5"/>
    <w:rsid w:val="00377542"/>
    <w:rsid w:val="003776F8"/>
    <w:rsid w:val="00380678"/>
    <w:rsid w:val="00381514"/>
    <w:rsid w:val="00381793"/>
    <w:rsid w:val="003825D6"/>
    <w:rsid w:val="003826A2"/>
    <w:rsid w:val="00383133"/>
    <w:rsid w:val="00383B8E"/>
    <w:rsid w:val="00384331"/>
    <w:rsid w:val="003862EF"/>
    <w:rsid w:val="0039003C"/>
    <w:rsid w:val="003916E8"/>
    <w:rsid w:val="00391E1A"/>
    <w:rsid w:val="00392032"/>
    <w:rsid w:val="00392F97"/>
    <w:rsid w:val="003951B3"/>
    <w:rsid w:val="003A0B98"/>
    <w:rsid w:val="003A1AF9"/>
    <w:rsid w:val="003A1C3C"/>
    <w:rsid w:val="003A412B"/>
    <w:rsid w:val="003A4918"/>
    <w:rsid w:val="003A4B41"/>
    <w:rsid w:val="003A5A8D"/>
    <w:rsid w:val="003A72C8"/>
    <w:rsid w:val="003A7860"/>
    <w:rsid w:val="003B3086"/>
    <w:rsid w:val="003B49D1"/>
    <w:rsid w:val="003B550C"/>
    <w:rsid w:val="003B751C"/>
    <w:rsid w:val="003B7C7A"/>
    <w:rsid w:val="003C22C0"/>
    <w:rsid w:val="003C2B78"/>
    <w:rsid w:val="003C64E4"/>
    <w:rsid w:val="003C7457"/>
    <w:rsid w:val="003D0016"/>
    <w:rsid w:val="003D43B8"/>
    <w:rsid w:val="003D5B8D"/>
    <w:rsid w:val="003E0F35"/>
    <w:rsid w:val="003E398C"/>
    <w:rsid w:val="003E502F"/>
    <w:rsid w:val="003E576F"/>
    <w:rsid w:val="003E5BDF"/>
    <w:rsid w:val="003E62BD"/>
    <w:rsid w:val="003E65A9"/>
    <w:rsid w:val="003E7180"/>
    <w:rsid w:val="003F05D6"/>
    <w:rsid w:val="003F1823"/>
    <w:rsid w:val="003F4285"/>
    <w:rsid w:val="003F5731"/>
    <w:rsid w:val="003F5C21"/>
    <w:rsid w:val="003F65F9"/>
    <w:rsid w:val="003F6B06"/>
    <w:rsid w:val="003F751A"/>
    <w:rsid w:val="004013AE"/>
    <w:rsid w:val="00403270"/>
    <w:rsid w:val="00403E19"/>
    <w:rsid w:val="00404F89"/>
    <w:rsid w:val="004108B3"/>
    <w:rsid w:val="00410E35"/>
    <w:rsid w:val="0041187D"/>
    <w:rsid w:val="00412D95"/>
    <w:rsid w:val="0041381A"/>
    <w:rsid w:val="00413CEB"/>
    <w:rsid w:val="00415544"/>
    <w:rsid w:val="0041766F"/>
    <w:rsid w:val="00421807"/>
    <w:rsid w:val="00423691"/>
    <w:rsid w:val="00423E5A"/>
    <w:rsid w:val="00423F7E"/>
    <w:rsid w:val="00426620"/>
    <w:rsid w:val="004269E2"/>
    <w:rsid w:val="0043269F"/>
    <w:rsid w:val="00433EC2"/>
    <w:rsid w:val="00434F4E"/>
    <w:rsid w:val="00441545"/>
    <w:rsid w:val="00443F16"/>
    <w:rsid w:val="0044614C"/>
    <w:rsid w:val="004502C3"/>
    <w:rsid w:val="00450EE4"/>
    <w:rsid w:val="00451727"/>
    <w:rsid w:val="00451A9C"/>
    <w:rsid w:val="00452A0B"/>
    <w:rsid w:val="004577E3"/>
    <w:rsid w:val="0046101B"/>
    <w:rsid w:val="0046167F"/>
    <w:rsid w:val="004629EF"/>
    <w:rsid w:val="004640E6"/>
    <w:rsid w:val="00467131"/>
    <w:rsid w:val="004679B0"/>
    <w:rsid w:val="00467D6D"/>
    <w:rsid w:val="00467DC6"/>
    <w:rsid w:val="004742BD"/>
    <w:rsid w:val="00474768"/>
    <w:rsid w:val="004751E9"/>
    <w:rsid w:val="00476241"/>
    <w:rsid w:val="0047792A"/>
    <w:rsid w:val="00477C9C"/>
    <w:rsid w:val="00485940"/>
    <w:rsid w:val="00486C5F"/>
    <w:rsid w:val="0048778A"/>
    <w:rsid w:val="00490240"/>
    <w:rsid w:val="004920EA"/>
    <w:rsid w:val="004926BD"/>
    <w:rsid w:val="004937C0"/>
    <w:rsid w:val="00494B65"/>
    <w:rsid w:val="00494F7E"/>
    <w:rsid w:val="004955EE"/>
    <w:rsid w:val="00495EE9"/>
    <w:rsid w:val="004962CF"/>
    <w:rsid w:val="004A1157"/>
    <w:rsid w:val="004A26DB"/>
    <w:rsid w:val="004A5A07"/>
    <w:rsid w:val="004B4004"/>
    <w:rsid w:val="004B62B5"/>
    <w:rsid w:val="004B756C"/>
    <w:rsid w:val="004C066D"/>
    <w:rsid w:val="004C2349"/>
    <w:rsid w:val="004C35AD"/>
    <w:rsid w:val="004C6200"/>
    <w:rsid w:val="004C6A8B"/>
    <w:rsid w:val="004D21A7"/>
    <w:rsid w:val="004D23B2"/>
    <w:rsid w:val="004D781E"/>
    <w:rsid w:val="004D7E76"/>
    <w:rsid w:val="004E0AC8"/>
    <w:rsid w:val="004E2195"/>
    <w:rsid w:val="004E2CE4"/>
    <w:rsid w:val="004E61A1"/>
    <w:rsid w:val="004F2F4D"/>
    <w:rsid w:val="004F451B"/>
    <w:rsid w:val="004F57FB"/>
    <w:rsid w:val="004F5A39"/>
    <w:rsid w:val="00500589"/>
    <w:rsid w:val="00500F81"/>
    <w:rsid w:val="0050111F"/>
    <w:rsid w:val="00501693"/>
    <w:rsid w:val="005028EC"/>
    <w:rsid w:val="00503C4D"/>
    <w:rsid w:val="005050E9"/>
    <w:rsid w:val="00507B44"/>
    <w:rsid w:val="005107D8"/>
    <w:rsid w:val="005117B5"/>
    <w:rsid w:val="00513669"/>
    <w:rsid w:val="00514FB6"/>
    <w:rsid w:val="00515E84"/>
    <w:rsid w:val="00517386"/>
    <w:rsid w:val="00517A2E"/>
    <w:rsid w:val="005203A6"/>
    <w:rsid w:val="00524481"/>
    <w:rsid w:val="005265B1"/>
    <w:rsid w:val="00532024"/>
    <w:rsid w:val="00533A6C"/>
    <w:rsid w:val="00535803"/>
    <w:rsid w:val="00535A14"/>
    <w:rsid w:val="005361B4"/>
    <w:rsid w:val="00537AC1"/>
    <w:rsid w:val="00542238"/>
    <w:rsid w:val="005436AC"/>
    <w:rsid w:val="00545037"/>
    <w:rsid w:val="00550E07"/>
    <w:rsid w:val="00552349"/>
    <w:rsid w:val="00554EDF"/>
    <w:rsid w:val="00557FCB"/>
    <w:rsid w:val="0056019B"/>
    <w:rsid w:val="00560E6A"/>
    <w:rsid w:val="0056208C"/>
    <w:rsid w:val="00562400"/>
    <w:rsid w:val="0056571A"/>
    <w:rsid w:val="00572612"/>
    <w:rsid w:val="00572B0A"/>
    <w:rsid w:val="0057608E"/>
    <w:rsid w:val="005768EA"/>
    <w:rsid w:val="00576BDD"/>
    <w:rsid w:val="005779C8"/>
    <w:rsid w:val="00577E99"/>
    <w:rsid w:val="00582A05"/>
    <w:rsid w:val="0058662D"/>
    <w:rsid w:val="0058759F"/>
    <w:rsid w:val="00590E19"/>
    <w:rsid w:val="00592078"/>
    <w:rsid w:val="00592719"/>
    <w:rsid w:val="00594FD9"/>
    <w:rsid w:val="005955BB"/>
    <w:rsid w:val="00595B28"/>
    <w:rsid w:val="00595C46"/>
    <w:rsid w:val="005A1C77"/>
    <w:rsid w:val="005A20C4"/>
    <w:rsid w:val="005A2D28"/>
    <w:rsid w:val="005A4981"/>
    <w:rsid w:val="005A4D92"/>
    <w:rsid w:val="005A5EB7"/>
    <w:rsid w:val="005A6746"/>
    <w:rsid w:val="005A77C3"/>
    <w:rsid w:val="005B196A"/>
    <w:rsid w:val="005B1C34"/>
    <w:rsid w:val="005B2C76"/>
    <w:rsid w:val="005B341D"/>
    <w:rsid w:val="005B6F44"/>
    <w:rsid w:val="005C3976"/>
    <w:rsid w:val="005C3AD0"/>
    <w:rsid w:val="005C70AC"/>
    <w:rsid w:val="005D26BA"/>
    <w:rsid w:val="005D401D"/>
    <w:rsid w:val="005D60DF"/>
    <w:rsid w:val="005E1105"/>
    <w:rsid w:val="005E4BAD"/>
    <w:rsid w:val="005E55F6"/>
    <w:rsid w:val="005E6A41"/>
    <w:rsid w:val="005F01AF"/>
    <w:rsid w:val="005F2AEA"/>
    <w:rsid w:val="005F4542"/>
    <w:rsid w:val="005F697B"/>
    <w:rsid w:val="005F6CA5"/>
    <w:rsid w:val="005F7AA5"/>
    <w:rsid w:val="006000E2"/>
    <w:rsid w:val="00601BEE"/>
    <w:rsid w:val="0060281A"/>
    <w:rsid w:val="00604E39"/>
    <w:rsid w:val="006053CF"/>
    <w:rsid w:val="00606FD0"/>
    <w:rsid w:val="00607E75"/>
    <w:rsid w:val="0061083E"/>
    <w:rsid w:val="0061188B"/>
    <w:rsid w:val="0061468A"/>
    <w:rsid w:val="00615FB7"/>
    <w:rsid w:val="00617A27"/>
    <w:rsid w:val="00620B41"/>
    <w:rsid w:val="00620DDC"/>
    <w:rsid w:val="00623EFE"/>
    <w:rsid w:val="00627D27"/>
    <w:rsid w:val="0063013F"/>
    <w:rsid w:val="006331D1"/>
    <w:rsid w:val="006335B4"/>
    <w:rsid w:val="0063459C"/>
    <w:rsid w:val="006355BF"/>
    <w:rsid w:val="006356DF"/>
    <w:rsid w:val="00635CE9"/>
    <w:rsid w:val="0063608A"/>
    <w:rsid w:val="006402F2"/>
    <w:rsid w:val="00640FB9"/>
    <w:rsid w:val="0064137B"/>
    <w:rsid w:val="00641DAD"/>
    <w:rsid w:val="00642F8C"/>
    <w:rsid w:val="00645490"/>
    <w:rsid w:val="0064558D"/>
    <w:rsid w:val="006469CB"/>
    <w:rsid w:val="006478F5"/>
    <w:rsid w:val="00654192"/>
    <w:rsid w:val="00657900"/>
    <w:rsid w:val="00660A42"/>
    <w:rsid w:val="00662874"/>
    <w:rsid w:val="00662FB4"/>
    <w:rsid w:val="00670ADF"/>
    <w:rsid w:val="00670F71"/>
    <w:rsid w:val="0067112B"/>
    <w:rsid w:val="0067212F"/>
    <w:rsid w:val="0067291A"/>
    <w:rsid w:val="00673C85"/>
    <w:rsid w:val="006749BC"/>
    <w:rsid w:val="00675430"/>
    <w:rsid w:val="00676155"/>
    <w:rsid w:val="006765B9"/>
    <w:rsid w:val="00676C5B"/>
    <w:rsid w:val="00680495"/>
    <w:rsid w:val="0068159E"/>
    <w:rsid w:val="006840CD"/>
    <w:rsid w:val="00684546"/>
    <w:rsid w:val="00686F6A"/>
    <w:rsid w:val="006878F8"/>
    <w:rsid w:val="006938E3"/>
    <w:rsid w:val="006959B8"/>
    <w:rsid w:val="006A0544"/>
    <w:rsid w:val="006A2508"/>
    <w:rsid w:val="006A2E84"/>
    <w:rsid w:val="006A3D26"/>
    <w:rsid w:val="006B00AD"/>
    <w:rsid w:val="006B02D8"/>
    <w:rsid w:val="006B0962"/>
    <w:rsid w:val="006B1BBA"/>
    <w:rsid w:val="006B423A"/>
    <w:rsid w:val="006B4AB7"/>
    <w:rsid w:val="006B75BB"/>
    <w:rsid w:val="006B7ABB"/>
    <w:rsid w:val="006B7EAF"/>
    <w:rsid w:val="006C0AED"/>
    <w:rsid w:val="006C3312"/>
    <w:rsid w:val="006C33E7"/>
    <w:rsid w:val="006C3D86"/>
    <w:rsid w:val="006C3ECD"/>
    <w:rsid w:val="006C3F43"/>
    <w:rsid w:val="006C44D8"/>
    <w:rsid w:val="006C5C29"/>
    <w:rsid w:val="006C650C"/>
    <w:rsid w:val="006C6BBB"/>
    <w:rsid w:val="006C6BF1"/>
    <w:rsid w:val="006D1057"/>
    <w:rsid w:val="006D13E3"/>
    <w:rsid w:val="006D4D8D"/>
    <w:rsid w:val="006D5B2E"/>
    <w:rsid w:val="006D5ED3"/>
    <w:rsid w:val="006D793C"/>
    <w:rsid w:val="006D7C04"/>
    <w:rsid w:val="006D7ED4"/>
    <w:rsid w:val="006E211E"/>
    <w:rsid w:val="006E24ED"/>
    <w:rsid w:val="006E2706"/>
    <w:rsid w:val="006E3046"/>
    <w:rsid w:val="006E404E"/>
    <w:rsid w:val="006E7291"/>
    <w:rsid w:val="006F05F9"/>
    <w:rsid w:val="006F08FC"/>
    <w:rsid w:val="006F32E1"/>
    <w:rsid w:val="006F3745"/>
    <w:rsid w:val="006F3F28"/>
    <w:rsid w:val="006F5478"/>
    <w:rsid w:val="006F5DB3"/>
    <w:rsid w:val="006F68D0"/>
    <w:rsid w:val="006F6D07"/>
    <w:rsid w:val="00702137"/>
    <w:rsid w:val="00702D44"/>
    <w:rsid w:val="00703431"/>
    <w:rsid w:val="00705693"/>
    <w:rsid w:val="00705CC7"/>
    <w:rsid w:val="00706395"/>
    <w:rsid w:val="00706F3E"/>
    <w:rsid w:val="0070727B"/>
    <w:rsid w:val="00707DF7"/>
    <w:rsid w:val="00710353"/>
    <w:rsid w:val="00710DF5"/>
    <w:rsid w:val="007145D6"/>
    <w:rsid w:val="0071477F"/>
    <w:rsid w:val="007148BF"/>
    <w:rsid w:val="0071733A"/>
    <w:rsid w:val="00724957"/>
    <w:rsid w:val="00727CBC"/>
    <w:rsid w:val="0073256E"/>
    <w:rsid w:val="00732F37"/>
    <w:rsid w:val="007330A5"/>
    <w:rsid w:val="00733C17"/>
    <w:rsid w:val="007415E4"/>
    <w:rsid w:val="00741EF5"/>
    <w:rsid w:val="0074227A"/>
    <w:rsid w:val="00744BFB"/>
    <w:rsid w:val="00746801"/>
    <w:rsid w:val="0074742B"/>
    <w:rsid w:val="00751093"/>
    <w:rsid w:val="00751953"/>
    <w:rsid w:val="007546D0"/>
    <w:rsid w:val="00754BD6"/>
    <w:rsid w:val="00756ABD"/>
    <w:rsid w:val="007602E8"/>
    <w:rsid w:val="007614DD"/>
    <w:rsid w:val="0076402F"/>
    <w:rsid w:val="00764FE9"/>
    <w:rsid w:val="00766F63"/>
    <w:rsid w:val="007675DC"/>
    <w:rsid w:val="0077448B"/>
    <w:rsid w:val="00774AE4"/>
    <w:rsid w:val="00776ADB"/>
    <w:rsid w:val="00781CC5"/>
    <w:rsid w:val="0078215E"/>
    <w:rsid w:val="007830CB"/>
    <w:rsid w:val="00784994"/>
    <w:rsid w:val="00787067"/>
    <w:rsid w:val="0079264F"/>
    <w:rsid w:val="007A1673"/>
    <w:rsid w:val="007A354C"/>
    <w:rsid w:val="007A3D9B"/>
    <w:rsid w:val="007A531F"/>
    <w:rsid w:val="007A67FE"/>
    <w:rsid w:val="007B1239"/>
    <w:rsid w:val="007B14A9"/>
    <w:rsid w:val="007B33C0"/>
    <w:rsid w:val="007B38B9"/>
    <w:rsid w:val="007B3F52"/>
    <w:rsid w:val="007B4B96"/>
    <w:rsid w:val="007B731A"/>
    <w:rsid w:val="007C128B"/>
    <w:rsid w:val="007C3E22"/>
    <w:rsid w:val="007C5C97"/>
    <w:rsid w:val="007D04FC"/>
    <w:rsid w:val="007D175D"/>
    <w:rsid w:val="007D2267"/>
    <w:rsid w:val="007D36EB"/>
    <w:rsid w:val="007D72E2"/>
    <w:rsid w:val="007E066D"/>
    <w:rsid w:val="007E52CA"/>
    <w:rsid w:val="007E54B7"/>
    <w:rsid w:val="007E62B0"/>
    <w:rsid w:val="007E721A"/>
    <w:rsid w:val="007E738E"/>
    <w:rsid w:val="007F0AEF"/>
    <w:rsid w:val="007F1123"/>
    <w:rsid w:val="007F19ED"/>
    <w:rsid w:val="007F3A06"/>
    <w:rsid w:val="007F47E8"/>
    <w:rsid w:val="007F4EA4"/>
    <w:rsid w:val="007F4F98"/>
    <w:rsid w:val="007F5358"/>
    <w:rsid w:val="007F5778"/>
    <w:rsid w:val="007F6656"/>
    <w:rsid w:val="00801997"/>
    <w:rsid w:val="00801A89"/>
    <w:rsid w:val="00803094"/>
    <w:rsid w:val="00803E8F"/>
    <w:rsid w:val="00805C20"/>
    <w:rsid w:val="008065C4"/>
    <w:rsid w:val="00811267"/>
    <w:rsid w:val="008123CC"/>
    <w:rsid w:val="00813F25"/>
    <w:rsid w:val="0081480A"/>
    <w:rsid w:val="00814C93"/>
    <w:rsid w:val="0082395D"/>
    <w:rsid w:val="00823BCB"/>
    <w:rsid w:val="00824AA3"/>
    <w:rsid w:val="0082641E"/>
    <w:rsid w:val="00830407"/>
    <w:rsid w:val="008311AC"/>
    <w:rsid w:val="00831E92"/>
    <w:rsid w:val="00835DFA"/>
    <w:rsid w:val="00836924"/>
    <w:rsid w:val="008376C2"/>
    <w:rsid w:val="00840C63"/>
    <w:rsid w:val="00841214"/>
    <w:rsid w:val="00842233"/>
    <w:rsid w:val="00842E1B"/>
    <w:rsid w:val="00844F13"/>
    <w:rsid w:val="00846200"/>
    <w:rsid w:val="00846F17"/>
    <w:rsid w:val="00847F63"/>
    <w:rsid w:val="008501CE"/>
    <w:rsid w:val="00850868"/>
    <w:rsid w:val="00852B36"/>
    <w:rsid w:val="00853A4E"/>
    <w:rsid w:val="00854474"/>
    <w:rsid w:val="00857584"/>
    <w:rsid w:val="0086167A"/>
    <w:rsid w:val="00863B16"/>
    <w:rsid w:val="00864AB2"/>
    <w:rsid w:val="00867165"/>
    <w:rsid w:val="00867813"/>
    <w:rsid w:val="008745DC"/>
    <w:rsid w:val="00876349"/>
    <w:rsid w:val="00880070"/>
    <w:rsid w:val="00881BAE"/>
    <w:rsid w:val="00886369"/>
    <w:rsid w:val="00886935"/>
    <w:rsid w:val="0088703B"/>
    <w:rsid w:val="00887A3F"/>
    <w:rsid w:val="00887E50"/>
    <w:rsid w:val="00892D6E"/>
    <w:rsid w:val="00893CE5"/>
    <w:rsid w:val="00895760"/>
    <w:rsid w:val="008958B8"/>
    <w:rsid w:val="00896D93"/>
    <w:rsid w:val="008973A8"/>
    <w:rsid w:val="008A5C0D"/>
    <w:rsid w:val="008A77BE"/>
    <w:rsid w:val="008B1A5A"/>
    <w:rsid w:val="008B242F"/>
    <w:rsid w:val="008B320D"/>
    <w:rsid w:val="008C0AD2"/>
    <w:rsid w:val="008C235D"/>
    <w:rsid w:val="008C5E86"/>
    <w:rsid w:val="008C653F"/>
    <w:rsid w:val="008D0E5C"/>
    <w:rsid w:val="008D28FB"/>
    <w:rsid w:val="008E02F1"/>
    <w:rsid w:val="008E1DED"/>
    <w:rsid w:val="008E528C"/>
    <w:rsid w:val="008E6A08"/>
    <w:rsid w:val="008F197C"/>
    <w:rsid w:val="008F2A34"/>
    <w:rsid w:val="008F2C75"/>
    <w:rsid w:val="008F36A5"/>
    <w:rsid w:val="00901280"/>
    <w:rsid w:val="00901870"/>
    <w:rsid w:val="00907CCB"/>
    <w:rsid w:val="00911D68"/>
    <w:rsid w:val="00912EB2"/>
    <w:rsid w:val="009133E5"/>
    <w:rsid w:val="009167F5"/>
    <w:rsid w:val="009211A1"/>
    <w:rsid w:val="009261AC"/>
    <w:rsid w:val="00926989"/>
    <w:rsid w:val="00927606"/>
    <w:rsid w:val="009303BA"/>
    <w:rsid w:val="00931403"/>
    <w:rsid w:val="00931BA9"/>
    <w:rsid w:val="00931EB3"/>
    <w:rsid w:val="00932ABA"/>
    <w:rsid w:val="009330D8"/>
    <w:rsid w:val="00935C09"/>
    <w:rsid w:val="009362DB"/>
    <w:rsid w:val="00936DE8"/>
    <w:rsid w:val="0093752B"/>
    <w:rsid w:val="009431E8"/>
    <w:rsid w:val="00943722"/>
    <w:rsid w:val="00946311"/>
    <w:rsid w:val="00951F7F"/>
    <w:rsid w:val="00952292"/>
    <w:rsid w:val="0095285E"/>
    <w:rsid w:val="00953138"/>
    <w:rsid w:val="00953E0B"/>
    <w:rsid w:val="00957C78"/>
    <w:rsid w:val="0096286B"/>
    <w:rsid w:val="00962891"/>
    <w:rsid w:val="0096648B"/>
    <w:rsid w:val="00970E49"/>
    <w:rsid w:val="0097148D"/>
    <w:rsid w:val="009715B1"/>
    <w:rsid w:val="00971EA7"/>
    <w:rsid w:val="009733AD"/>
    <w:rsid w:val="00976397"/>
    <w:rsid w:val="00976E9F"/>
    <w:rsid w:val="00980F87"/>
    <w:rsid w:val="009826AF"/>
    <w:rsid w:val="00983218"/>
    <w:rsid w:val="009854F2"/>
    <w:rsid w:val="00987E75"/>
    <w:rsid w:val="00987F16"/>
    <w:rsid w:val="00994FE2"/>
    <w:rsid w:val="00996F46"/>
    <w:rsid w:val="009A0756"/>
    <w:rsid w:val="009A2087"/>
    <w:rsid w:val="009A3135"/>
    <w:rsid w:val="009A4A5A"/>
    <w:rsid w:val="009A5641"/>
    <w:rsid w:val="009A642E"/>
    <w:rsid w:val="009B0DE1"/>
    <w:rsid w:val="009B13B9"/>
    <w:rsid w:val="009B1ADA"/>
    <w:rsid w:val="009B2515"/>
    <w:rsid w:val="009B4245"/>
    <w:rsid w:val="009B5694"/>
    <w:rsid w:val="009C03D0"/>
    <w:rsid w:val="009C23B7"/>
    <w:rsid w:val="009C53D4"/>
    <w:rsid w:val="009C66E4"/>
    <w:rsid w:val="009C66F5"/>
    <w:rsid w:val="009C6D50"/>
    <w:rsid w:val="009C717B"/>
    <w:rsid w:val="009D10E6"/>
    <w:rsid w:val="009D1689"/>
    <w:rsid w:val="009D373E"/>
    <w:rsid w:val="009D6B91"/>
    <w:rsid w:val="009D7D79"/>
    <w:rsid w:val="009E15A8"/>
    <w:rsid w:val="009E1EA8"/>
    <w:rsid w:val="009E22E3"/>
    <w:rsid w:val="009E6C45"/>
    <w:rsid w:val="009E7959"/>
    <w:rsid w:val="009F1230"/>
    <w:rsid w:val="009F17CA"/>
    <w:rsid w:val="009F32D5"/>
    <w:rsid w:val="009F4066"/>
    <w:rsid w:val="009F421D"/>
    <w:rsid w:val="009F53F4"/>
    <w:rsid w:val="009F5D6F"/>
    <w:rsid w:val="00A015C4"/>
    <w:rsid w:val="00A018CD"/>
    <w:rsid w:val="00A018F3"/>
    <w:rsid w:val="00A03C69"/>
    <w:rsid w:val="00A04D36"/>
    <w:rsid w:val="00A06BD0"/>
    <w:rsid w:val="00A0758C"/>
    <w:rsid w:val="00A10A60"/>
    <w:rsid w:val="00A10F62"/>
    <w:rsid w:val="00A12A1E"/>
    <w:rsid w:val="00A14A06"/>
    <w:rsid w:val="00A208D3"/>
    <w:rsid w:val="00A21261"/>
    <w:rsid w:val="00A22A8E"/>
    <w:rsid w:val="00A2315E"/>
    <w:rsid w:val="00A232A0"/>
    <w:rsid w:val="00A2334A"/>
    <w:rsid w:val="00A23BDE"/>
    <w:rsid w:val="00A277C8"/>
    <w:rsid w:val="00A34F95"/>
    <w:rsid w:val="00A35636"/>
    <w:rsid w:val="00A35703"/>
    <w:rsid w:val="00A35C90"/>
    <w:rsid w:val="00A360D1"/>
    <w:rsid w:val="00A375A8"/>
    <w:rsid w:val="00A3788C"/>
    <w:rsid w:val="00A3788E"/>
    <w:rsid w:val="00A37A98"/>
    <w:rsid w:val="00A411B5"/>
    <w:rsid w:val="00A4154F"/>
    <w:rsid w:val="00A43DAE"/>
    <w:rsid w:val="00A47776"/>
    <w:rsid w:val="00A477F7"/>
    <w:rsid w:val="00A47BAD"/>
    <w:rsid w:val="00A50250"/>
    <w:rsid w:val="00A50D84"/>
    <w:rsid w:val="00A52ABC"/>
    <w:rsid w:val="00A53F37"/>
    <w:rsid w:val="00A5493F"/>
    <w:rsid w:val="00A54C20"/>
    <w:rsid w:val="00A54E26"/>
    <w:rsid w:val="00A55C54"/>
    <w:rsid w:val="00A573CE"/>
    <w:rsid w:val="00A60020"/>
    <w:rsid w:val="00A6504A"/>
    <w:rsid w:val="00A66333"/>
    <w:rsid w:val="00A67E4B"/>
    <w:rsid w:val="00A726AD"/>
    <w:rsid w:val="00A744B0"/>
    <w:rsid w:val="00A759CD"/>
    <w:rsid w:val="00A76506"/>
    <w:rsid w:val="00A82B0F"/>
    <w:rsid w:val="00A83232"/>
    <w:rsid w:val="00A8379F"/>
    <w:rsid w:val="00A8447D"/>
    <w:rsid w:val="00A863E6"/>
    <w:rsid w:val="00A9017C"/>
    <w:rsid w:val="00A9139C"/>
    <w:rsid w:val="00A921ED"/>
    <w:rsid w:val="00A960D4"/>
    <w:rsid w:val="00AA01CC"/>
    <w:rsid w:val="00AA1506"/>
    <w:rsid w:val="00AA1E56"/>
    <w:rsid w:val="00AA351E"/>
    <w:rsid w:val="00AA40AB"/>
    <w:rsid w:val="00AB0EAA"/>
    <w:rsid w:val="00AB2A8A"/>
    <w:rsid w:val="00AB3595"/>
    <w:rsid w:val="00AC0164"/>
    <w:rsid w:val="00AC1285"/>
    <w:rsid w:val="00AC1E6C"/>
    <w:rsid w:val="00AC2235"/>
    <w:rsid w:val="00AC3D59"/>
    <w:rsid w:val="00AC3F27"/>
    <w:rsid w:val="00AC5684"/>
    <w:rsid w:val="00AC587D"/>
    <w:rsid w:val="00AC6155"/>
    <w:rsid w:val="00AC70F4"/>
    <w:rsid w:val="00AC74A0"/>
    <w:rsid w:val="00AD0BEA"/>
    <w:rsid w:val="00AD2514"/>
    <w:rsid w:val="00AD373A"/>
    <w:rsid w:val="00AD5052"/>
    <w:rsid w:val="00AD68E7"/>
    <w:rsid w:val="00AD6DC9"/>
    <w:rsid w:val="00AE0535"/>
    <w:rsid w:val="00AE1012"/>
    <w:rsid w:val="00AE2235"/>
    <w:rsid w:val="00AE31AC"/>
    <w:rsid w:val="00AE6819"/>
    <w:rsid w:val="00AE7106"/>
    <w:rsid w:val="00AF0A19"/>
    <w:rsid w:val="00AF5373"/>
    <w:rsid w:val="00AF6302"/>
    <w:rsid w:val="00AF64C2"/>
    <w:rsid w:val="00B01EBF"/>
    <w:rsid w:val="00B0225B"/>
    <w:rsid w:val="00B0260C"/>
    <w:rsid w:val="00B071CC"/>
    <w:rsid w:val="00B11E24"/>
    <w:rsid w:val="00B16F32"/>
    <w:rsid w:val="00B175D9"/>
    <w:rsid w:val="00B20008"/>
    <w:rsid w:val="00B20201"/>
    <w:rsid w:val="00B20311"/>
    <w:rsid w:val="00B20D3D"/>
    <w:rsid w:val="00B2181D"/>
    <w:rsid w:val="00B21EBB"/>
    <w:rsid w:val="00B23C05"/>
    <w:rsid w:val="00B24E5C"/>
    <w:rsid w:val="00B25D36"/>
    <w:rsid w:val="00B26509"/>
    <w:rsid w:val="00B32878"/>
    <w:rsid w:val="00B3373A"/>
    <w:rsid w:val="00B36FEC"/>
    <w:rsid w:val="00B37E97"/>
    <w:rsid w:val="00B40B99"/>
    <w:rsid w:val="00B41D66"/>
    <w:rsid w:val="00B41DF6"/>
    <w:rsid w:val="00B42311"/>
    <w:rsid w:val="00B423E4"/>
    <w:rsid w:val="00B44D64"/>
    <w:rsid w:val="00B461F9"/>
    <w:rsid w:val="00B468F3"/>
    <w:rsid w:val="00B50916"/>
    <w:rsid w:val="00B51228"/>
    <w:rsid w:val="00B51556"/>
    <w:rsid w:val="00B518C8"/>
    <w:rsid w:val="00B522A1"/>
    <w:rsid w:val="00B53373"/>
    <w:rsid w:val="00B5383A"/>
    <w:rsid w:val="00B602FD"/>
    <w:rsid w:val="00B60484"/>
    <w:rsid w:val="00B61722"/>
    <w:rsid w:val="00B64175"/>
    <w:rsid w:val="00B666B4"/>
    <w:rsid w:val="00B66A37"/>
    <w:rsid w:val="00B67512"/>
    <w:rsid w:val="00B700E4"/>
    <w:rsid w:val="00B71213"/>
    <w:rsid w:val="00B72402"/>
    <w:rsid w:val="00B7294D"/>
    <w:rsid w:val="00B72CAD"/>
    <w:rsid w:val="00B75606"/>
    <w:rsid w:val="00B774CB"/>
    <w:rsid w:val="00B77BD3"/>
    <w:rsid w:val="00B81219"/>
    <w:rsid w:val="00B81B67"/>
    <w:rsid w:val="00B82B36"/>
    <w:rsid w:val="00B83427"/>
    <w:rsid w:val="00B84670"/>
    <w:rsid w:val="00B84C24"/>
    <w:rsid w:val="00B9060E"/>
    <w:rsid w:val="00BA26EF"/>
    <w:rsid w:val="00BA449F"/>
    <w:rsid w:val="00BA4952"/>
    <w:rsid w:val="00BA5212"/>
    <w:rsid w:val="00BA7413"/>
    <w:rsid w:val="00BB10C8"/>
    <w:rsid w:val="00BB2056"/>
    <w:rsid w:val="00BB2BCE"/>
    <w:rsid w:val="00BB3A8F"/>
    <w:rsid w:val="00BB4B68"/>
    <w:rsid w:val="00BB4E5F"/>
    <w:rsid w:val="00BC0347"/>
    <w:rsid w:val="00BC3255"/>
    <w:rsid w:val="00BC415B"/>
    <w:rsid w:val="00BC494A"/>
    <w:rsid w:val="00BC51CE"/>
    <w:rsid w:val="00BC5320"/>
    <w:rsid w:val="00BC5A54"/>
    <w:rsid w:val="00BD09B0"/>
    <w:rsid w:val="00BD17F3"/>
    <w:rsid w:val="00BD1832"/>
    <w:rsid w:val="00BD293B"/>
    <w:rsid w:val="00BD361D"/>
    <w:rsid w:val="00BD658C"/>
    <w:rsid w:val="00BE084C"/>
    <w:rsid w:val="00BE1299"/>
    <w:rsid w:val="00BE2113"/>
    <w:rsid w:val="00BE2C52"/>
    <w:rsid w:val="00BE3739"/>
    <w:rsid w:val="00BE39EA"/>
    <w:rsid w:val="00BE5D41"/>
    <w:rsid w:val="00BF0297"/>
    <w:rsid w:val="00BF07E6"/>
    <w:rsid w:val="00BF7D9E"/>
    <w:rsid w:val="00C00E1F"/>
    <w:rsid w:val="00C013FF"/>
    <w:rsid w:val="00C01953"/>
    <w:rsid w:val="00C03CE0"/>
    <w:rsid w:val="00C04B85"/>
    <w:rsid w:val="00C05816"/>
    <w:rsid w:val="00C0645C"/>
    <w:rsid w:val="00C06B0D"/>
    <w:rsid w:val="00C06BD7"/>
    <w:rsid w:val="00C1021E"/>
    <w:rsid w:val="00C12DFB"/>
    <w:rsid w:val="00C13299"/>
    <w:rsid w:val="00C14098"/>
    <w:rsid w:val="00C152AD"/>
    <w:rsid w:val="00C1546D"/>
    <w:rsid w:val="00C162F4"/>
    <w:rsid w:val="00C16FF1"/>
    <w:rsid w:val="00C21C19"/>
    <w:rsid w:val="00C238CE"/>
    <w:rsid w:val="00C2448F"/>
    <w:rsid w:val="00C3012B"/>
    <w:rsid w:val="00C31354"/>
    <w:rsid w:val="00C350EB"/>
    <w:rsid w:val="00C3596C"/>
    <w:rsid w:val="00C35A49"/>
    <w:rsid w:val="00C3690B"/>
    <w:rsid w:val="00C36B00"/>
    <w:rsid w:val="00C37E41"/>
    <w:rsid w:val="00C43165"/>
    <w:rsid w:val="00C47791"/>
    <w:rsid w:val="00C47B58"/>
    <w:rsid w:val="00C47FCD"/>
    <w:rsid w:val="00C54121"/>
    <w:rsid w:val="00C544FC"/>
    <w:rsid w:val="00C56DB2"/>
    <w:rsid w:val="00C60684"/>
    <w:rsid w:val="00C64C95"/>
    <w:rsid w:val="00C72BB9"/>
    <w:rsid w:val="00C73CF0"/>
    <w:rsid w:val="00C75303"/>
    <w:rsid w:val="00C75970"/>
    <w:rsid w:val="00C75A73"/>
    <w:rsid w:val="00C76EC8"/>
    <w:rsid w:val="00C77AFE"/>
    <w:rsid w:val="00C818E3"/>
    <w:rsid w:val="00C876E7"/>
    <w:rsid w:val="00C914B2"/>
    <w:rsid w:val="00C91C66"/>
    <w:rsid w:val="00C932AA"/>
    <w:rsid w:val="00C93DDB"/>
    <w:rsid w:val="00C958B3"/>
    <w:rsid w:val="00C96381"/>
    <w:rsid w:val="00C969E3"/>
    <w:rsid w:val="00CA34FD"/>
    <w:rsid w:val="00CA375D"/>
    <w:rsid w:val="00CA704C"/>
    <w:rsid w:val="00CA73A7"/>
    <w:rsid w:val="00CB49B8"/>
    <w:rsid w:val="00CB4D64"/>
    <w:rsid w:val="00CB54A9"/>
    <w:rsid w:val="00CC0A0F"/>
    <w:rsid w:val="00CC0ACB"/>
    <w:rsid w:val="00CC42E4"/>
    <w:rsid w:val="00CC48A9"/>
    <w:rsid w:val="00CC5BAC"/>
    <w:rsid w:val="00CC6E60"/>
    <w:rsid w:val="00CC78CB"/>
    <w:rsid w:val="00CC7AA8"/>
    <w:rsid w:val="00CC7F54"/>
    <w:rsid w:val="00CD2A70"/>
    <w:rsid w:val="00CD3159"/>
    <w:rsid w:val="00CD5DB9"/>
    <w:rsid w:val="00CD63E2"/>
    <w:rsid w:val="00CD6CF6"/>
    <w:rsid w:val="00CE0C1D"/>
    <w:rsid w:val="00CE4076"/>
    <w:rsid w:val="00CE4368"/>
    <w:rsid w:val="00CE61E1"/>
    <w:rsid w:val="00CE6AA4"/>
    <w:rsid w:val="00CF146E"/>
    <w:rsid w:val="00CF1C8C"/>
    <w:rsid w:val="00CF28E4"/>
    <w:rsid w:val="00CF54F1"/>
    <w:rsid w:val="00D0264B"/>
    <w:rsid w:val="00D027BB"/>
    <w:rsid w:val="00D02E5A"/>
    <w:rsid w:val="00D04846"/>
    <w:rsid w:val="00D10554"/>
    <w:rsid w:val="00D1123E"/>
    <w:rsid w:val="00D11981"/>
    <w:rsid w:val="00D11A01"/>
    <w:rsid w:val="00D11D1B"/>
    <w:rsid w:val="00D13281"/>
    <w:rsid w:val="00D145E6"/>
    <w:rsid w:val="00D15204"/>
    <w:rsid w:val="00D15333"/>
    <w:rsid w:val="00D2202D"/>
    <w:rsid w:val="00D2270F"/>
    <w:rsid w:val="00D22B08"/>
    <w:rsid w:val="00D25082"/>
    <w:rsid w:val="00D252CE"/>
    <w:rsid w:val="00D27028"/>
    <w:rsid w:val="00D2741C"/>
    <w:rsid w:val="00D33F39"/>
    <w:rsid w:val="00D343DC"/>
    <w:rsid w:val="00D345CE"/>
    <w:rsid w:val="00D36C3D"/>
    <w:rsid w:val="00D41770"/>
    <w:rsid w:val="00D41893"/>
    <w:rsid w:val="00D44AA9"/>
    <w:rsid w:val="00D44B0E"/>
    <w:rsid w:val="00D45ED6"/>
    <w:rsid w:val="00D503C0"/>
    <w:rsid w:val="00D50CC0"/>
    <w:rsid w:val="00D52221"/>
    <w:rsid w:val="00D5358D"/>
    <w:rsid w:val="00D573ED"/>
    <w:rsid w:val="00D608DD"/>
    <w:rsid w:val="00D60A4A"/>
    <w:rsid w:val="00D60FF2"/>
    <w:rsid w:val="00D63C2A"/>
    <w:rsid w:val="00D703C1"/>
    <w:rsid w:val="00D70E85"/>
    <w:rsid w:val="00D71168"/>
    <w:rsid w:val="00D71D0A"/>
    <w:rsid w:val="00D73D06"/>
    <w:rsid w:val="00D7435E"/>
    <w:rsid w:val="00D744C2"/>
    <w:rsid w:val="00D76117"/>
    <w:rsid w:val="00D774D7"/>
    <w:rsid w:val="00D83CC4"/>
    <w:rsid w:val="00D859C8"/>
    <w:rsid w:val="00D86E70"/>
    <w:rsid w:val="00D878F1"/>
    <w:rsid w:val="00D904F2"/>
    <w:rsid w:val="00D90886"/>
    <w:rsid w:val="00D90C47"/>
    <w:rsid w:val="00D9170D"/>
    <w:rsid w:val="00D93A34"/>
    <w:rsid w:val="00D95D4A"/>
    <w:rsid w:val="00D975EA"/>
    <w:rsid w:val="00DA030D"/>
    <w:rsid w:val="00DA169A"/>
    <w:rsid w:val="00DA3B0D"/>
    <w:rsid w:val="00DA4880"/>
    <w:rsid w:val="00DA7D27"/>
    <w:rsid w:val="00DB184C"/>
    <w:rsid w:val="00DB42E9"/>
    <w:rsid w:val="00DB4555"/>
    <w:rsid w:val="00DB69D0"/>
    <w:rsid w:val="00DB6DDC"/>
    <w:rsid w:val="00DC0BD9"/>
    <w:rsid w:val="00DC2FA8"/>
    <w:rsid w:val="00DC35C7"/>
    <w:rsid w:val="00DC3AAF"/>
    <w:rsid w:val="00DC3CAD"/>
    <w:rsid w:val="00DC66DB"/>
    <w:rsid w:val="00DD04BA"/>
    <w:rsid w:val="00DD0A8E"/>
    <w:rsid w:val="00DE0315"/>
    <w:rsid w:val="00DE1627"/>
    <w:rsid w:val="00DE30A8"/>
    <w:rsid w:val="00DE5381"/>
    <w:rsid w:val="00DF0170"/>
    <w:rsid w:val="00DF0255"/>
    <w:rsid w:val="00DF28AD"/>
    <w:rsid w:val="00DF2D14"/>
    <w:rsid w:val="00DF33B7"/>
    <w:rsid w:val="00DF53DD"/>
    <w:rsid w:val="00DF5DBF"/>
    <w:rsid w:val="00E00313"/>
    <w:rsid w:val="00E01FD8"/>
    <w:rsid w:val="00E03819"/>
    <w:rsid w:val="00E05B49"/>
    <w:rsid w:val="00E073DF"/>
    <w:rsid w:val="00E10445"/>
    <w:rsid w:val="00E11F07"/>
    <w:rsid w:val="00E1417C"/>
    <w:rsid w:val="00E14C9A"/>
    <w:rsid w:val="00E14F13"/>
    <w:rsid w:val="00E248C4"/>
    <w:rsid w:val="00E254A8"/>
    <w:rsid w:val="00E25D5A"/>
    <w:rsid w:val="00E310F0"/>
    <w:rsid w:val="00E32172"/>
    <w:rsid w:val="00E32AF2"/>
    <w:rsid w:val="00E33FD7"/>
    <w:rsid w:val="00E34E48"/>
    <w:rsid w:val="00E4037D"/>
    <w:rsid w:val="00E4058F"/>
    <w:rsid w:val="00E4258F"/>
    <w:rsid w:val="00E4364A"/>
    <w:rsid w:val="00E443FB"/>
    <w:rsid w:val="00E50134"/>
    <w:rsid w:val="00E51F2E"/>
    <w:rsid w:val="00E55041"/>
    <w:rsid w:val="00E6134B"/>
    <w:rsid w:val="00E645CA"/>
    <w:rsid w:val="00E649CB"/>
    <w:rsid w:val="00E65C6D"/>
    <w:rsid w:val="00E700D7"/>
    <w:rsid w:val="00E779CB"/>
    <w:rsid w:val="00E80269"/>
    <w:rsid w:val="00E8286E"/>
    <w:rsid w:val="00E82FD4"/>
    <w:rsid w:val="00E830CF"/>
    <w:rsid w:val="00E832F6"/>
    <w:rsid w:val="00E84BDE"/>
    <w:rsid w:val="00E86CD4"/>
    <w:rsid w:val="00E87429"/>
    <w:rsid w:val="00E94BE0"/>
    <w:rsid w:val="00E95EF4"/>
    <w:rsid w:val="00E95F70"/>
    <w:rsid w:val="00E96B8E"/>
    <w:rsid w:val="00EA00D4"/>
    <w:rsid w:val="00EA010B"/>
    <w:rsid w:val="00EA0CB0"/>
    <w:rsid w:val="00EA28E3"/>
    <w:rsid w:val="00EA4DD8"/>
    <w:rsid w:val="00EB0803"/>
    <w:rsid w:val="00EB0F1B"/>
    <w:rsid w:val="00EB2487"/>
    <w:rsid w:val="00EB26A9"/>
    <w:rsid w:val="00EB292D"/>
    <w:rsid w:val="00EB458B"/>
    <w:rsid w:val="00EC1457"/>
    <w:rsid w:val="00EC34BA"/>
    <w:rsid w:val="00EC4829"/>
    <w:rsid w:val="00EC6528"/>
    <w:rsid w:val="00ED02CC"/>
    <w:rsid w:val="00ED0ED6"/>
    <w:rsid w:val="00ED2AEA"/>
    <w:rsid w:val="00ED338F"/>
    <w:rsid w:val="00ED590B"/>
    <w:rsid w:val="00EE0DCE"/>
    <w:rsid w:val="00EE2897"/>
    <w:rsid w:val="00EE33BB"/>
    <w:rsid w:val="00EE46AC"/>
    <w:rsid w:val="00EF3BF1"/>
    <w:rsid w:val="00EF5AFA"/>
    <w:rsid w:val="00F00E97"/>
    <w:rsid w:val="00F01DFD"/>
    <w:rsid w:val="00F041E0"/>
    <w:rsid w:val="00F056B5"/>
    <w:rsid w:val="00F0613F"/>
    <w:rsid w:val="00F10EF1"/>
    <w:rsid w:val="00F11A9E"/>
    <w:rsid w:val="00F162E9"/>
    <w:rsid w:val="00F17AF4"/>
    <w:rsid w:val="00F20A55"/>
    <w:rsid w:val="00F22B8D"/>
    <w:rsid w:val="00F2350A"/>
    <w:rsid w:val="00F23AF4"/>
    <w:rsid w:val="00F247DD"/>
    <w:rsid w:val="00F3203B"/>
    <w:rsid w:val="00F32547"/>
    <w:rsid w:val="00F34D94"/>
    <w:rsid w:val="00F3570B"/>
    <w:rsid w:val="00F406F4"/>
    <w:rsid w:val="00F4299D"/>
    <w:rsid w:val="00F43681"/>
    <w:rsid w:val="00F43CDE"/>
    <w:rsid w:val="00F46502"/>
    <w:rsid w:val="00F46E9A"/>
    <w:rsid w:val="00F47EEA"/>
    <w:rsid w:val="00F512B7"/>
    <w:rsid w:val="00F53721"/>
    <w:rsid w:val="00F5419B"/>
    <w:rsid w:val="00F5574C"/>
    <w:rsid w:val="00F572F0"/>
    <w:rsid w:val="00F5733B"/>
    <w:rsid w:val="00F573AB"/>
    <w:rsid w:val="00F57CE0"/>
    <w:rsid w:val="00F71801"/>
    <w:rsid w:val="00F741DC"/>
    <w:rsid w:val="00F7553E"/>
    <w:rsid w:val="00F768FA"/>
    <w:rsid w:val="00F825E1"/>
    <w:rsid w:val="00F830BE"/>
    <w:rsid w:val="00F85477"/>
    <w:rsid w:val="00F86440"/>
    <w:rsid w:val="00F86F0C"/>
    <w:rsid w:val="00F87471"/>
    <w:rsid w:val="00F87945"/>
    <w:rsid w:val="00F92FC9"/>
    <w:rsid w:val="00F942B9"/>
    <w:rsid w:val="00F948FD"/>
    <w:rsid w:val="00F95563"/>
    <w:rsid w:val="00F96D2C"/>
    <w:rsid w:val="00F97DDE"/>
    <w:rsid w:val="00FA068A"/>
    <w:rsid w:val="00FA1943"/>
    <w:rsid w:val="00FA1FE9"/>
    <w:rsid w:val="00FA4AE6"/>
    <w:rsid w:val="00FB2C85"/>
    <w:rsid w:val="00FB2F0F"/>
    <w:rsid w:val="00FB3FC4"/>
    <w:rsid w:val="00FB4325"/>
    <w:rsid w:val="00FB7C96"/>
    <w:rsid w:val="00FC0103"/>
    <w:rsid w:val="00FC11C0"/>
    <w:rsid w:val="00FC4208"/>
    <w:rsid w:val="00FC43A0"/>
    <w:rsid w:val="00FC4A62"/>
    <w:rsid w:val="00FC5BC7"/>
    <w:rsid w:val="00FC5E06"/>
    <w:rsid w:val="00FC69DB"/>
    <w:rsid w:val="00FC6C50"/>
    <w:rsid w:val="00FC7A6C"/>
    <w:rsid w:val="00FD1932"/>
    <w:rsid w:val="00FD250F"/>
    <w:rsid w:val="00FD2A81"/>
    <w:rsid w:val="00FD49B5"/>
    <w:rsid w:val="00FD6328"/>
    <w:rsid w:val="00FD6876"/>
    <w:rsid w:val="00FE0C3C"/>
    <w:rsid w:val="00FE13C0"/>
    <w:rsid w:val="00FE55FC"/>
    <w:rsid w:val="00FE5E44"/>
    <w:rsid w:val="00FE633A"/>
    <w:rsid w:val="00FE73D0"/>
    <w:rsid w:val="00FE7453"/>
    <w:rsid w:val="00FF1C66"/>
    <w:rsid w:val="00FF3CFC"/>
    <w:rsid w:val="00FF66EE"/>
    <w:rsid w:val="00FF6E57"/>
    <w:rsid w:val="00FF70D5"/>
    <w:rsid w:val="0113D071"/>
    <w:rsid w:val="0182B75B"/>
    <w:rsid w:val="025B1828"/>
    <w:rsid w:val="028E1A1A"/>
    <w:rsid w:val="02A96C1D"/>
    <w:rsid w:val="02E553D7"/>
    <w:rsid w:val="039F5924"/>
    <w:rsid w:val="0490F8F0"/>
    <w:rsid w:val="051D96AB"/>
    <w:rsid w:val="06CFA3FE"/>
    <w:rsid w:val="06D6F9E6"/>
    <w:rsid w:val="07132F69"/>
    <w:rsid w:val="07734A03"/>
    <w:rsid w:val="078F2E15"/>
    <w:rsid w:val="07DB0239"/>
    <w:rsid w:val="0803587E"/>
    <w:rsid w:val="0868B2AD"/>
    <w:rsid w:val="091165C7"/>
    <w:rsid w:val="0A00A5C7"/>
    <w:rsid w:val="0A0E9AA8"/>
    <w:rsid w:val="0A3E7A89"/>
    <w:rsid w:val="0A5C537B"/>
    <w:rsid w:val="0BAA6B09"/>
    <w:rsid w:val="0C1C2211"/>
    <w:rsid w:val="0CE77B09"/>
    <w:rsid w:val="0E7C72D9"/>
    <w:rsid w:val="0ED7F431"/>
    <w:rsid w:val="0F5350C9"/>
    <w:rsid w:val="0FC3C99E"/>
    <w:rsid w:val="11565DF9"/>
    <w:rsid w:val="13070CF7"/>
    <w:rsid w:val="130D6BC9"/>
    <w:rsid w:val="133D9430"/>
    <w:rsid w:val="151E7EF7"/>
    <w:rsid w:val="15887D5A"/>
    <w:rsid w:val="167534F2"/>
    <w:rsid w:val="169AAA90"/>
    <w:rsid w:val="17AB66BF"/>
    <w:rsid w:val="17B2F317"/>
    <w:rsid w:val="17D466DA"/>
    <w:rsid w:val="18367AF1"/>
    <w:rsid w:val="189344E9"/>
    <w:rsid w:val="1C46D95B"/>
    <w:rsid w:val="1D290AD5"/>
    <w:rsid w:val="1DAA4144"/>
    <w:rsid w:val="1E37F820"/>
    <w:rsid w:val="1E466106"/>
    <w:rsid w:val="1ED530F6"/>
    <w:rsid w:val="1EE08F10"/>
    <w:rsid w:val="208303F4"/>
    <w:rsid w:val="216AB7C7"/>
    <w:rsid w:val="21E3B11A"/>
    <w:rsid w:val="220EF925"/>
    <w:rsid w:val="22224FE1"/>
    <w:rsid w:val="223B3A34"/>
    <w:rsid w:val="236C3ABD"/>
    <w:rsid w:val="239A201A"/>
    <w:rsid w:val="23BA6E1E"/>
    <w:rsid w:val="242EBE47"/>
    <w:rsid w:val="2453C82E"/>
    <w:rsid w:val="24F862E7"/>
    <w:rsid w:val="25493961"/>
    <w:rsid w:val="254C1EA8"/>
    <w:rsid w:val="2594536E"/>
    <w:rsid w:val="264E3087"/>
    <w:rsid w:val="26C057E6"/>
    <w:rsid w:val="271CEFDA"/>
    <w:rsid w:val="276200F8"/>
    <w:rsid w:val="2A1F8FCB"/>
    <w:rsid w:val="2A6A6789"/>
    <w:rsid w:val="2ABB1D27"/>
    <w:rsid w:val="2AD112F4"/>
    <w:rsid w:val="2AE5ACD5"/>
    <w:rsid w:val="2BBB602C"/>
    <w:rsid w:val="2D0CFD78"/>
    <w:rsid w:val="2DD6199C"/>
    <w:rsid w:val="2E445C28"/>
    <w:rsid w:val="2E66795B"/>
    <w:rsid w:val="2E8935B6"/>
    <w:rsid w:val="2FBEEBDE"/>
    <w:rsid w:val="2FCED36F"/>
    <w:rsid w:val="3036FA8B"/>
    <w:rsid w:val="31BE5473"/>
    <w:rsid w:val="33287C3D"/>
    <w:rsid w:val="33C76E30"/>
    <w:rsid w:val="344F2A96"/>
    <w:rsid w:val="346C7A10"/>
    <w:rsid w:val="355DAEEB"/>
    <w:rsid w:val="35DDDCD8"/>
    <w:rsid w:val="35E046BB"/>
    <w:rsid w:val="360DA9DF"/>
    <w:rsid w:val="36220401"/>
    <w:rsid w:val="3630DF25"/>
    <w:rsid w:val="3641EECB"/>
    <w:rsid w:val="364882AD"/>
    <w:rsid w:val="3841DA53"/>
    <w:rsid w:val="3A31200E"/>
    <w:rsid w:val="3BA77AD1"/>
    <w:rsid w:val="3C921AEE"/>
    <w:rsid w:val="3E18BBC4"/>
    <w:rsid w:val="3EEB094F"/>
    <w:rsid w:val="3F56F836"/>
    <w:rsid w:val="3F59E874"/>
    <w:rsid w:val="3FFE3DD9"/>
    <w:rsid w:val="41797B35"/>
    <w:rsid w:val="4189A749"/>
    <w:rsid w:val="425AD744"/>
    <w:rsid w:val="430B46A1"/>
    <w:rsid w:val="45294C20"/>
    <w:rsid w:val="45EBB0DB"/>
    <w:rsid w:val="45F2F56A"/>
    <w:rsid w:val="4746C3C5"/>
    <w:rsid w:val="47C4B91D"/>
    <w:rsid w:val="47F02761"/>
    <w:rsid w:val="4953D6D3"/>
    <w:rsid w:val="498BF7C2"/>
    <w:rsid w:val="4A7748C5"/>
    <w:rsid w:val="4AA2A016"/>
    <w:rsid w:val="4ADE166F"/>
    <w:rsid w:val="4AFF0419"/>
    <w:rsid w:val="4B2671F5"/>
    <w:rsid w:val="4B2E5F7B"/>
    <w:rsid w:val="4B48E74A"/>
    <w:rsid w:val="4B746DBC"/>
    <w:rsid w:val="4C054CCC"/>
    <w:rsid w:val="4D3BAA51"/>
    <w:rsid w:val="4D6DA9C3"/>
    <w:rsid w:val="4D7F402F"/>
    <w:rsid w:val="4E5EFF4C"/>
    <w:rsid w:val="4F68B8EB"/>
    <w:rsid w:val="4FDA5857"/>
    <w:rsid w:val="4FFADF37"/>
    <w:rsid w:val="50549AE4"/>
    <w:rsid w:val="5072FCB8"/>
    <w:rsid w:val="50A54A85"/>
    <w:rsid w:val="50A91943"/>
    <w:rsid w:val="50C720D6"/>
    <w:rsid w:val="51105823"/>
    <w:rsid w:val="52F115DA"/>
    <w:rsid w:val="5386116C"/>
    <w:rsid w:val="5396DE6D"/>
    <w:rsid w:val="53DAB443"/>
    <w:rsid w:val="5459FC21"/>
    <w:rsid w:val="54D541C1"/>
    <w:rsid w:val="551B964F"/>
    <w:rsid w:val="564B9017"/>
    <w:rsid w:val="56E32DD1"/>
    <w:rsid w:val="56E857D5"/>
    <w:rsid w:val="5878A443"/>
    <w:rsid w:val="589D79D5"/>
    <w:rsid w:val="5968C59C"/>
    <w:rsid w:val="59AA0912"/>
    <w:rsid w:val="59C4F1EB"/>
    <w:rsid w:val="5B45D973"/>
    <w:rsid w:val="5BB69EF4"/>
    <w:rsid w:val="5CC5C178"/>
    <w:rsid w:val="5E00A6D0"/>
    <w:rsid w:val="5E4E432A"/>
    <w:rsid w:val="5E7C2407"/>
    <w:rsid w:val="5F4ED117"/>
    <w:rsid w:val="5F6D6794"/>
    <w:rsid w:val="61264383"/>
    <w:rsid w:val="61AF3142"/>
    <w:rsid w:val="61B3C4C9"/>
    <w:rsid w:val="61DC3D97"/>
    <w:rsid w:val="6231C912"/>
    <w:rsid w:val="62D6A140"/>
    <w:rsid w:val="63509149"/>
    <w:rsid w:val="63689B2D"/>
    <w:rsid w:val="637A34CC"/>
    <w:rsid w:val="63CFBE2B"/>
    <w:rsid w:val="63F35942"/>
    <w:rsid w:val="65BF68C9"/>
    <w:rsid w:val="673A04E8"/>
    <w:rsid w:val="6759E2FC"/>
    <w:rsid w:val="6779FBC5"/>
    <w:rsid w:val="6987DB4F"/>
    <w:rsid w:val="6C7B8EC2"/>
    <w:rsid w:val="6CBE27D1"/>
    <w:rsid w:val="6D11BB11"/>
    <w:rsid w:val="6D6940F4"/>
    <w:rsid w:val="6F12493B"/>
    <w:rsid w:val="70A0D57C"/>
    <w:rsid w:val="70EF8A6B"/>
    <w:rsid w:val="717ACE77"/>
    <w:rsid w:val="71BE0971"/>
    <w:rsid w:val="725836D4"/>
    <w:rsid w:val="72622D5D"/>
    <w:rsid w:val="73A2D9EA"/>
    <w:rsid w:val="7512919B"/>
    <w:rsid w:val="751FE9FB"/>
    <w:rsid w:val="766A66EC"/>
    <w:rsid w:val="76CFE6DE"/>
    <w:rsid w:val="7714F2CA"/>
    <w:rsid w:val="773DE630"/>
    <w:rsid w:val="7745550B"/>
    <w:rsid w:val="7772AACB"/>
    <w:rsid w:val="778C3244"/>
    <w:rsid w:val="77F52037"/>
    <w:rsid w:val="78235BB9"/>
    <w:rsid w:val="79479652"/>
    <w:rsid w:val="796E9CB6"/>
    <w:rsid w:val="7991C8F6"/>
    <w:rsid w:val="79DB6668"/>
    <w:rsid w:val="7C339340"/>
    <w:rsid w:val="7DB049A8"/>
    <w:rsid w:val="7E06A7E8"/>
    <w:rsid w:val="7E4B1698"/>
    <w:rsid w:val="7FE6E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6">
      <o:colormru v:ext="edit" colors="#f30"/>
    </o:shapedefaults>
    <o:shapelayout v:ext="edit">
      <o:idmap v:ext="edit" data="2"/>
    </o:shapelayout>
  </w:shapeDefaults>
  <w:decimalSymbol w:val="."/>
  <w:listSeparator w:val=","/>
  <w14:docId w14:val="7E71F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811267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811267"/>
    <w:pPr>
      <w:keepNext/>
      <w:keepLines/>
      <w:numPr>
        <w:numId w:val="70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811267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811267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811267"/>
    <w:pPr>
      <w:keepNext/>
      <w:keepLines/>
      <w:numPr>
        <w:ilvl w:val="3"/>
        <w:numId w:val="70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811267"/>
    <w:pPr>
      <w:keepNext/>
      <w:keepLines/>
      <w:numPr>
        <w:ilvl w:val="4"/>
        <w:numId w:val="70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811267"/>
    <w:pPr>
      <w:keepNext/>
      <w:keepLines/>
      <w:numPr>
        <w:ilvl w:val="5"/>
        <w:numId w:val="70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811267"/>
    <w:pPr>
      <w:keepNext/>
      <w:keepLines/>
      <w:numPr>
        <w:ilvl w:val="6"/>
        <w:numId w:val="70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811267"/>
    <w:pPr>
      <w:keepNext/>
      <w:keepLines/>
      <w:numPr>
        <w:ilvl w:val="7"/>
        <w:numId w:val="70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811267"/>
    <w:pPr>
      <w:keepNext/>
      <w:keepLines/>
      <w:numPr>
        <w:ilvl w:val="8"/>
        <w:numId w:val="70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811267"/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NormalWeb">
    <w:name w:val="Normal (Web)"/>
    <w:basedOn w:val="Normal"/>
    <w:uiPriority w:val="99"/>
    <w:semiHidden/>
    <w:rsid w:val="008376C2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rsid w:val="00837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8376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8376C2"/>
    <w:pPr>
      <w:numPr>
        <w:numId w:val="51"/>
      </w:numPr>
      <w:contextualSpacing/>
    </w:pPr>
  </w:style>
  <w:style w:type="paragraph" w:customStyle="1" w:styleId="Tables">
    <w:name w:val="Tables"/>
    <w:basedOn w:val="Normal"/>
    <w:semiHidden/>
    <w:qFormat/>
    <w:rsid w:val="008376C2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table" w:styleId="TableGrid">
    <w:name w:val="Table Grid"/>
    <w:aliases w:val="Pub Notice"/>
    <w:basedOn w:val="TableNormal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Normal"/>
    <w:link w:val="bodytextChar"/>
    <w:semiHidden/>
    <w:rsid w:val="008376C2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">
    <w:name w:val="body_text Char"/>
    <w:basedOn w:val="DefaultParagraphFont"/>
    <w:link w:val="bodytext"/>
    <w:semiHidden/>
    <w:rsid w:val="0081126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8376C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6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rsid w:val="008376C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376C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1126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376C2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1267"/>
    <w:rPr>
      <w:rFonts w:ascii="Arial" w:hAnsi="Arial"/>
      <w:b/>
      <w:bCs/>
      <w:sz w:val="20"/>
      <w:szCs w:val="20"/>
    </w:rPr>
  </w:style>
  <w:style w:type="paragraph" w:customStyle="1" w:styleId="CoverReportName">
    <w:name w:val="Cover_Report Name"/>
    <w:basedOn w:val="Normal"/>
    <w:semiHidden/>
    <w:qFormat/>
    <w:rsid w:val="008376C2"/>
    <w:pPr>
      <w:spacing w:before="120" w:after="120" w:line="240" w:lineRule="atLeast"/>
    </w:pPr>
    <w:rPr>
      <w:rFonts w:cs="Arial"/>
      <w:b/>
      <w:sz w:val="48"/>
      <w:szCs w:val="48"/>
    </w:rPr>
  </w:style>
  <w:style w:type="paragraph" w:styleId="Footer">
    <w:name w:val="footer"/>
    <w:basedOn w:val="Normal"/>
    <w:link w:val="FooterChar"/>
    <w:uiPriority w:val="99"/>
    <w:semiHidden/>
    <w:rsid w:val="008376C2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11267"/>
    <w:rPr>
      <w:rFonts w:ascii="Arial" w:hAnsi="Arial"/>
      <w:b/>
      <w:color w:val="FFFFFF" w:themeColor="background1"/>
      <w:sz w:val="24"/>
    </w:rPr>
  </w:style>
  <w:style w:type="paragraph" w:styleId="Header">
    <w:name w:val="header"/>
    <w:basedOn w:val="Normal"/>
    <w:link w:val="HeaderChar"/>
    <w:uiPriority w:val="99"/>
    <w:semiHidden/>
    <w:rsid w:val="008376C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1267"/>
    <w:rPr>
      <w:rFonts w:ascii="Arial" w:hAnsi="Arial"/>
      <w:sz w:val="24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81126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811267"/>
    <w:rPr>
      <w:rFonts w:ascii="Arial Bold" w:eastAsiaTheme="majorEastAsia" w:hAnsi="Arial Bold" w:cstheme="majorBidi"/>
      <w:b/>
      <w:cap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811267"/>
    <w:rPr>
      <w:rFonts w:ascii="Arial" w:eastAsiaTheme="majorEastAsia" w:hAnsi="Arial" w:cstheme="majorBidi"/>
      <w:b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811267"/>
    <w:rPr>
      <w:rFonts w:ascii="Arial" w:eastAsiaTheme="majorEastAsia" w:hAnsi="Arial" w:cstheme="majorBidi"/>
      <w:b/>
      <w:iCs/>
      <w:sz w:val="20"/>
      <w:szCs w:val="21"/>
    </w:rPr>
  </w:style>
  <w:style w:type="paragraph" w:customStyle="1" w:styleId="MMCacronymdefinition">
    <w:name w:val="MMC_acronym definition"/>
    <w:basedOn w:val="Normal"/>
    <w:rsid w:val="008376C2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8376C2"/>
    <w:rPr>
      <w:rFonts w:ascii="Arial Bold" w:hAnsi="Arial Bold" w:cs="Arial"/>
      <w:b/>
      <w:bCs/>
      <w:sz w:val="20"/>
    </w:rPr>
  </w:style>
  <w:style w:type="paragraph" w:customStyle="1" w:styleId="MMCAppendixHeading1">
    <w:name w:val="MMC_Appendix Heading 1"/>
    <w:basedOn w:val="Heading1"/>
    <w:qFormat/>
    <w:rsid w:val="008376C2"/>
    <w:pPr>
      <w:numPr>
        <w:numId w:val="0"/>
      </w:numPr>
    </w:pPr>
  </w:style>
  <w:style w:type="paragraph" w:customStyle="1" w:styleId="MMCbodytext">
    <w:name w:val="MMC_body_text"/>
    <w:basedOn w:val="Normal"/>
    <w:link w:val="MMCbodytextChar"/>
    <w:rsid w:val="008376C2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811267"/>
    <w:rPr>
      <w:rFonts w:ascii="Arial" w:eastAsia="Times New Roman" w:hAnsi="Arial" w:cs="Times New Roman"/>
      <w:sz w:val="20"/>
      <w:szCs w:val="24"/>
    </w:rPr>
  </w:style>
  <w:style w:type="paragraph" w:customStyle="1" w:styleId="MMCbulletstep1">
    <w:name w:val="MMC_bullet_step_1"/>
    <w:basedOn w:val="Normal"/>
    <w:qFormat/>
    <w:rsid w:val="008376C2"/>
    <w:pPr>
      <w:numPr>
        <w:numId w:val="52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8376C2"/>
    <w:pPr>
      <w:numPr>
        <w:numId w:val="53"/>
      </w:numPr>
    </w:pPr>
  </w:style>
  <w:style w:type="paragraph" w:customStyle="1" w:styleId="MMCbulletstep1a1">
    <w:name w:val="MMC_bullet_step_1_a_1"/>
    <w:basedOn w:val="MMCbulletstep1a"/>
    <w:qFormat/>
    <w:rsid w:val="008376C2"/>
    <w:pPr>
      <w:numPr>
        <w:numId w:val="54"/>
      </w:numPr>
    </w:pPr>
  </w:style>
  <w:style w:type="paragraph" w:customStyle="1" w:styleId="MMCbulletstep1a1a">
    <w:name w:val="MMC_bullet_step_1_a_1_a"/>
    <w:basedOn w:val="MMCbulletstep1a1"/>
    <w:qFormat/>
    <w:rsid w:val="008376C2"/>
    <w:pPr>
      <w:numPr>
        <w:numId w:val="55"/>
      </w:numPr>
    </w:pPr>
  </w:style>
  <w:style w:type="paragraph" w:customStyle="1" w:styleId="MMCbulletstep1a1a1">
    <w:name w:val="MMC_bullet_step_1_a_1_a_1"/>
    <w:basedOn w:val="MMCbulletstep1a1a"/>
    <w:qFormat/>
    <w:rsid w:val="008376C2"/>
    <w:pPr>
      <w:numPr>
        <w:numId w:val="56"/>
      </w:numPr>
    </w:pPr>
  </w:style>
  <w:style w:type="paragraph" w:customStyle="1" w:styleId="MMCCoverdate">
    <w:name w:val="MMC_Cover_date"/>
    <w:basedOn w:val="Normal"/>
    <w:qFormat/>
    <w:rsid w:val="008376C2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location">
    <w:name w:val="MMC_Cover_location"/>
    <w:basedOn w:val="Normal"/>
    <w:qFormat/>
    <w:rsid w:val="008376C2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8376C2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SiteName">
    <w:name w:val="MMC_Cover_Site Name"/>
    <w:basedOn w:val="Normal"/>
    <w:qFormat/>
    <w:rsid w:val="008376C2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figurecaption">
    <w:name w:val="MMC_figure_caption"/>
    <w:basedOn w:val="Normal"/>
    <w:rsid w:val="008376C2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8376C2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8376C2"/>
    <w:pPr>
      <w:spacing w:before="3600"/>
    </w:pPr>
  </w:style>
  <w:style w:type="paragraph" w:customStyle="1" w:styleId="MMCnotehead">
    <w:name w:val="MMC_note_head"/>
    <w:rsid w:val="008376C2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8376C2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NumberedHead">
    <w:name w:val="MMC_Numbered_Head"/>
    <w:basedOn w:val="Heading3"/>
    <w:qFormat/>
    <w:rsid w:val="008376C2"/>
    <w:pPr>
      <w:numPr>
        <w:ilvl w:val="0"/>
        <w:numId w:val="57"/>
      </w:numPr>
    </w:pPr>
    <w:rPr>
      <w:rFonts w:eastAsia="Times New Roman"/>
    </w:rPr>
  </w:style>
  <w:style w:type="paragraph" w:customStyle="1" w:styleId="MMCReferences">
    <w:name w:val="MMC_References"/>
    <w:basedOn w:val="Normal"/>
    <w:qFormat/>
    <w:rsid w:val="008376C2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8376C2"/>
    <w:pPr>
      <w:numPr>
        <w:numId w:val="58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8376C2"/>
    <w:pPr>
      <w:widowControl w:val="0"/>
      <w:numPr>
        <w:numId w:val="59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8376C2"/>
    <w:pPr>
      <w:widowControl/>
      <w:numPr>
        <w:numId w:val="60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8376C2"/>
    <w:pPr>
      <w:numPr>
        <w:numId w:val="61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8376C2"/>
  </w:style>
  <w:style w:type="paragraph" w:customStyle="1" w:styleId="MMCtablehead">
    <w:name w:val="MMC_table_head"/>
    <w:basedOn w:val="Normal"/>
    <w:rsid w:val="008376C2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8376C2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8376C2"/>
    <w:rPr>
      <w:sz w:val="16"/>
    </w:rPr>
  </w:style>
  <w:style w:type="paragraph" w:customStyle="1" w:styleId="MMCTOCheaders">
    <w:name w:val="MMC_TOC_headers"/>
    <w:qFormat/>
    <w:rsid w:val="008376C2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8376C2"/>
    <w:rPr>
      <w:color w:val="808080"/>
    </w:rPr>
  </w:style>
  <w:style w:type="table" w:customStyle="1" w:styleId="PubNotice1">
    <w:name w:val="Pub Notice1"/>
    <w:basedOn w:val="TableNormal"/>
    <w:next w:val="TableGrid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semiHidden/>
    <w:qFormat/>
    <w:rsid w:val="008376C2"/>
    <w:rPr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rsid w:val="008376C2"/>
    <w:pPr>
      <w:spacing w:after="0"/>
    </w:pPr>
    <w:rPr>
      <w:sz w:val="20"/>
    </w:rPr>
  </w:style>
  <w:style w:type="paragraph" w:styleId="TOC1">
    <w:name w:val="toc 1"/>
    <w:basedOn w:val="Normal"/>
    <w:next w:val="Normal"/>
    <w:autoRedefine/>
    <w:uiPriority w:val="39"/>
    <w:rsid w:val="008376C2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8376C2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8376C2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8376C2"/>
    <w:pPr>
      <w:spacing w:after="100"/>
      <w:ind w:left="720"/>
    </w:pPr>
  </w:style>
  <w:style w:type="paragraph" w:styleId="Revision">
    <w:name w:val="Revision"/>
    <w:hidden/>
    <w:uiPriority w:val="99"/>
    <w:semiHidden/>
    <w:rsid w:val="002235E5"/>
    <w:pPr>
      <w:spacing w:after="0" w:line="240" w:lineRule="auto"/>
    </w:pPr>
    <w:rPr>
      <w:rFonts w:ascii="Arial" w:hAnsi="Arial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8376C2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11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3">
    <w:name w:val="Grid Table 4 Accent 3"/>
    <w:basedOn w:val="TableNormal"/>
    <w:uiPriority w:val="49"/>
    <w:rsid w:val="008376C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ption">
    <w:name w:val="caption"/>
    <w:basedOn w:val="Normal"/>
    <w:next w:val="Normal"/>
    <w:uiPriority w:val="35"/>
    <w:semiHidden/>
    <w:qFormat/>
    <w:rsid w:val="008376C2"/>
    <w:pPr>
      <w:spacing w:after="200"/>
      <w:jc w:val="center"/>
    </w:pPr>
    <w:rPr>
      <w:iCs/>
      <w:color w:val="44546A" w:themeColor="text2"/>
      <w:sz w:val="20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31">
    <w:name w:val="Grid Table 4 - Accent 31"/>
    <w:basedOn w:val="TableNormal"/>
    <w:next w:val="GridTable4-Accent3"/>
    <w:uiPriority w:val="49"/>
    <w:rsid w:val="008376C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837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sid w:val="008376C2"/>
    <w:rPr>
      <w:i/>
      <w:iCs/>
    </w:rPr>
  </w:style>
  <w:style w:type="paragraph" w:customStyle="1" w:styleId="MMCCoverProjectName">
    <w:name w:val="MMC_Cover_Project Name"/>
    <w:basedOn w:val="Normal"/>
    <w:qFormat/>
    <w:rsid w:val="008376C2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8376C2"/>
    <w:pPr>
      <w:spacing w:before="120"/>
    </w:pPr>
    <w:rPr>
      <w:bCs/>
      <w:sz w:val="40"/>
    </w:rPr>
  </w:style>
  <w:style w:type="paragraph" w:customStyle="1" w:styleId="figurecaption">
    <w:name w:val="figure_caption"/>
    <w:basedOn w:val="Normal"/>
    <w:semiHidden/>
    <w:rsid w:val="008376C2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tablehead">
    <w:name w:val="table_head"/>
    <w:basedOn w:val="Normal"/>
    <w:semiHidden/>
    <w:rsid w:val="008376C2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8376C2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character" w:customStyle="1" w:styleId="ui-provider">
    <w:name w:val="ui-provider"/>
    <w:basedOn w:val="DefaultParagraphFont"/>
    <w:semiHidden/>
    <w:rsid w:val="008376C2"/>
  </w:style>
  <w:style w:type="character" w:customStyle="1" w:styleId="Heading7Char">
    <w:name w:val="Heading 7 Char"/>
    <w:basedOn w:val="DefaultParagraphFont"/>
    <w:link w:val="Heading7"/>
    <w:rsid w:val="00811267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811267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  <w:style w:type="paragraph" w:styleId="TOC5">
    <w:name w:val="toc 5"/>
    <w:basedOn w:val="Normal"/>
    <w:next w:val="Normal"/>
    <w:autoRedefine/>
    <w:uiPriority w:val="39"/>
    <w:rsid w:val="008376C2"/>
    <w:pPr>
      <w:spacing w:after="100" w:line="278" w:lineRule="auto"/>
      <w:ind w:left="960"/>
    </w:pPr>
    <w:rPr>
      <w:rFonts w:asciiTheme="minorHAnsi" w:eastAsiaTheme="minorEastAsia" w:hAnsiTheme="minorHAnsi"/>
      <w:kern w:val="2"/>
      <w:szCs w:val="24"/>
    </w:rPr>
  </w:style>
  <w:style w:type="paragraph" w:styleId="TOC6">
    <w:name w:val="toc 6"/>
    <w:basedOn w:val="Normal"/>
    <w:next w:val="Normal"/>
    <w:autoRedefine/>
    <w:uiPriority w:val="39"/>
    <w:rsid w:val="008376C2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</w:rPr>
  </w:style>
  <w:style w:type="paragraph" w:styleId="TOC7">
    <w:name w:val="toc 7"/>
    <w:basedOn w:val="Normal"/>
    <w:next w:val="Normal"/>
    <w:autoRedefine/>
    <w:uiPriority w:val="39"/>
    <w:rsid w:val="008376C2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</w:rPr>
  </w:style>
  <w:style w:type="paragraph" w:styleId="TOC8">
    <w:name w:val="toc 8"/>
    <w:basedOn w:val="Normal"/>
    <w:next w:val="Normal"/>
    <w:autoRedefine/>
    <w:uiPriority w:val="39"/>
    <w:rsid w:val="008376C2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</w:rPr>
  </w:style>
  <w:style w:type="paragraph" w:styleId="TOC9">
    <w:name w:val="toc 9"/>
    <w:basedOn w:val="Normal"/>
    <w:next w:val="Normal"/>
    <w:autoRedefine/>
    <w:uiPriority w:val="39"/>
    <w:rsid w:val="008376C2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</w:rPr>
  </w:style>
  <w:style w:type="paragraph" w:customStyle="1" w:styleId="ApprovalHeading1">
    <w:name w:val="Approval_Heading_1"/>
    <w:basedOn w:val="Heading1"/>
    <w:qFormat/>
    <w:rsid w:val="00953138"/>
    <w:pPr>
      <w:numPr>
        <w:numId w:val="0"/>
      </w:numPr>
      <w:ind w:left="864"/>
    </w:pPr>
  </w:style>
  <w:style w:type="paragraph" w:customStyle="1" w:styleId="ApprovalHeading2">
    <w:name w:val="Approval_Heading_2"/>
    <w:basedOn w:val="Heading2"/>
    <w:qFormat/>
    <w:rsid w:val="00953138"/>
    <w:pPr>
      <w:numPr>
        <w:ilvl w:val="0"/>
        <w:numId w:val="0"/>
      </w:numPr>
      <w:ind w:left="576" w:hanging="576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0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74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6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2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7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98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60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9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60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1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6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5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6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55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97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7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3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9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40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2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8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08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15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9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1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6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89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25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31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7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8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2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6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4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0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89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01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4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3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01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45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41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2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150601"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8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6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9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9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74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04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41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8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4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57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89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82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458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606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35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0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523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173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444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194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39478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207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162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921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17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39242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634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970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7675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135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99564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13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0153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0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10618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099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143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68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5637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055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688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43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44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75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55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450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919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2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06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1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28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7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3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2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B44F203F7049A5B06D9F1154391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3F5C5-FC59-431C-804B-7ACB04ACC4E2}"/>
      </w:docPartPr>
      <w:docPartBody>
        <w:p w:rsidR="00836B07" w:rsidRDefault="006601B6" w:rsidP="006601B6">
          <w:pPr>
            <w:pStyle w:val="ACB44F203F7049A5B06D9F11543916FE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4DD11C109C9646FC97D875D39A91B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414EA-267B-47FF-9125-FD6FBCF2C322}"/>
      </w:docPartPr>
      <w:docPartBody>
        <w:p w:rsidR="00836B07" w:rsidRDefault="006601B6" w:rsidP="006601B6">
          <w:pPr>
            <w:pStyle w:val="4DD11C109C9646FC97D875D39A91BD2B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2E20550671804F3BB6F605A9AC81A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3FA67-B621-4791-B393-233E4D622132}"/>
      </w:docPartPr>
      <w:docPartBody>
        <w:p w:rsidR="001F28CB" w:rsidRDefault="006A2CA9"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63465F798A954289AC4DEBD1B4F19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431AA-6D79-43D0-84B8-133CB6E603CA}"/>
      </w:docPartPr>
      <w:docPartBody>
        <w:p w:rsidR="001F28CB" w:rsidRDefault="006A2CA9" w:rsidP="006A2CA9">
          <w:pPr>
            <w:pStyle w:val="63465F798A954289AC4DEBD1B4F195DF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A0F922D342F048A2B229D94AD621D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65F0C-4BA2-4CFD-A064-12907433060B}"/>
      </w:docPartPr>
      <w:docPartBody>
        <w:p w:rsidR="001F28CB" w:rsidRDefault="006A2CA9" w:rsidP="006A2CA9">
          <w:pPr>
            <w:pStyle w:val="A0F922D342F048A2B229D94AD621DF4F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F64548FA6EF64A15ADEF5F040F634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959EE-C1F0-4336-892D-98D4EF66B42C}"/>
      </w:docPartPr>
      <w:docPartBody>
        <w:p w:rsidR="001F28CB" w:rsidRDefault="006A2CA9" w:rsidP="006A2CA9">
          <w:pPr>
            <w:pStyle w:val="F64548FA6EF64A15ADEF5F040F6340E8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5F7103AF3FE2407AA3B9A1E408A53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AAD96-2846-4779-9E4B-BE32474BDCBC}"/>
      </w:docPartPr>
      <w:docPartBody>
        <w:p w:rsidR="001F28CB" w:rsidRDefault="006A2CA9" w:rsidP="006A2CA9">
          <w:pPr>
            <w:pStyle w:val="5F7103AF3FE2407AA3B9A1E408A532AD"/>
          </w:pPr>
          <w:r w:rsidRPr="00244EFC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75"/>
    <w:rsid w:val="00020124"/>
    <w:rsid w:val="00067F53"/>
    <w:rsid w:val="000964F4"/>
    <w:rsid w:val="000F454B"/>
    <w:rsid w:val="00174FE0"/>
    <w:rsid w:val="001B0514"/>
    <w:rsid w:val="001F28CB"/>
    <w:rsid w:val="00273D12"/>
    <w:rsid w:val="0029444F"/>
    <w:rsid w:val="002A773F"/>
    <w:rsid w:val="002B6A0D"/>
    <w:rsid w:val="003319CC"/>
    <w:rsid w:val="0037419F"/>
    <w:rsid w:val="003C2B78"/>
    <w:rsid w:val="00455B81"/>
    <w:rsid w:val="004F53A2"/>
    <w:rsid w:val="005050E9"/>
    <w:rsid w:val="005B196A"/>
    <w:rsid w:val="005E55F6"/>
    <w:rsid w:val="006000E2"/>
    <w:rsid w:val="006601B6"/>
    <w:rsid w:val="006A2CA9"/>
    <w:rsid w:val="007E62B0"/>
    <w:rsid w:val="007F47E8"/>
    <w:rsid w:val="00800F9B"/>
    <w:rsid w:val="00825DDA"/>
    <w:rsid w:val="00836B07"/>
    <w:rsid w:val="008835F4"/>
    <w:rsid w:val="009548B2"/>
    <w:rsid w:val="009A5641"/>
    <w:rsid w:val="009B3B75"/>
    <w:rsid w:val="009C23B7"/>
    <w:rsid w:val="00A05171"/>
    <w:rsid w:val="00A34F95"/>
    <w:rsid w:val="00A76506"/>
    <w:rsid w:val="00AD427F"/>
    <w:rsid w:val="00BC1FCE"/>
    <w:rsid w:val="00C46333"/>
    <w:rsid w:val="00C56FD8"/>
    <w:rsid w:val="00C7762E"/>
    <w:rsid w:val="00C91C66"/>
    <w:rsid w:val="00CE0C1D"/>
    <w:rsid w:val="00CF61F3"/>
    <w:rsid w:val="00DC3AAF"/>
    <w:rsid w:val="00DF4EAB"/>
    <w:rsid w:val="00EA00D4"/>
    <w:rsid w:val="00EF008B"/>
    <w:rsid w:val="00F5184F"/>
    <w:rsid w:val="00F8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2CA9"/>
    <w:rPr>
      <w:color w:val="808080"/>
    </w:rPr>
  </w:style>
  <w:style w:type="paragraph" w:customStyle="1" w:styleId="ACB44F203F7049A5B06D9F11543916FE">
    <w:name w:val="ACB44F203F7049A5B06D9F11543916FE"/>
    <w:rsid w:val="006601B6"/>
  </w:style>
  <w:style w:type="paragraph" w:customStyle="1" w:styleId="4DD11C109C9646FC97D875D39A91BD2B">
    <w:name w:val="4DD11C109C9646FC97D875D39A91BD2B"/>
    <w:rsid w:val="006601B6"/>
  </w:style>
  <w:style w:type="paragraph" w:customStyle="1" w:styleId="63465F798A954289AC4DEBD1B4F195DF">
    <w:name w:val="63465F798A954289AC4DEBD1B4F195DF"/>
    <w:rsid w:val="006A2CA9"/>
  </w:style>
  <w:style w:type="paragraph" w:customStyle="1" w:styleId="A0F922D342F048A2B229D94AD621DF4F">
    <w:name w:val="A0F922D342F048A2B229D94AD621DF4F"/>
    <w:rsid w:val="006A2CA9"/>
  </w:style>
  <w:style w:type="paragraph" w:customStyle="1" w:styleId="F64548FA6EF64A15ADEF5F040F6340E8">
    <w:name w:val="F64548FA6EF64A15ADEF5F040F6340E8"/>
    <w:rsid w:val="006A2CA9"/>
  </w:style>
  <w:style w:type="paragraph" w:customStyle="1" w:styleId="5F7103AF3FE2407AA3B9A1E408A532AD">
    <w:name w:val="5F7103AF3FE2407AA3B9A1E408A532AD"/>
    <w:rsid w:val="006A2C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">
  <b:Source>
    <b:Tag>Moriasi_2007</b:Tag>
    <b:SourceType>Report</b:SourceType>
    <b:Guid>{92F43085-0041-4656-B2F9-D9CDDC01EE3F}</b:Guid>
    <b:Title>Model Evaluation Guidelines for Systematic Quantification of Accuracy in Watershed Simulations</b:Title>
    <b:Year>2007</b:Year>
    <b:Publisher>American Society of Agricultural and Biological Engineers</b:Publisher>
    <b:City>St. Joseph, MI</b:City>
    <b:Author>
      <b:Author>
        <b:NameList>
          <b:Person>
            <b:Last>Moriasi</b:Last>
            <b:Middle>N.</b:Middle>
            <b:First>D.</b:First>
          </b:Person>
          <b:Person>
            <b:Last>Arnold</b:Last>
            <b:Middle>G.</b:Middle>
            <b:First>J.</b:First>
          </b:Person>
          <b:Person>
            <b:Last>Van Liew</b:Last>
            <b:Middle>W.</b:Middle>
            <b:First>M.</b:First>
          </b:Person>
          <b:Person>
            <b:Last>Bingner</b:Last>
            <b:Middle>L.</b:Middle>
            <b:First>R.</b:First>
          </b:Person>
          <b:Person>
            <b:Last>Harmel</b:Last>
            <b:Middle>D.</b:Middle>
            <b:First>R.</b:First>
          </b:Person>
          <b:Person>
            <b:Last>Veith</b:Last>
            <b:Middle>L.</b:Middle>
            <b:First>T.</b:First>
          </b:Person>
        </b:NameList>
      </b:Author>
    </b:Author>
    <b:RefOrder>1</b:RefOrder>
  </b:Source>
  <b:Source>
    <b:Tag>HECHMS</b:Tag>
    <b:SourceType>InternetSite</b:SourceType>
    <b:Guid>{D204DDE5-67AD-478C-919A-86A172D62856}</b:Guid>
    <b:Author>
      <b:Author>
        <b:Corporate>U.S. Army Corps of Engineers</b:Corporate>
      </b:Author>
    </b:Author>
    <b:Title>Hydrologic Modeling System HEC-HMS</b:Title>
    <b:Year>2021</b:Year>
    <b:Publisher>Hydrologic Engineering Center</b:Publisher>
    <b:City>Davis, CA</b:City>
    <b:InternetSiteTitle>User's Manual Version 4.9</b:InternetSiteTitle>
    <b:Month>November</b:Month>
    <b:Day>15</b:Day>
    <b:URL>https://www.hec.usace.army.mil/confluence/hmsdocs/hmsum/latest/</b:URL>
    <b:RefOrder>2</b:RefOrder>
  </b:Source>
</b:Sources>
</file>

<file path=customXml/itemProps1.xml><?xml version="1.0" encoding="utf-8"?>
<ds:datastoreItem xmlns:ds="http://schemas.openxmlformats.org/officeDocument/2006/customXml" ds:itemID="{C3E46BE4-DC17-41E7-AC55-1004D3CEC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2026-10-08T02:42:00Z</dcterms:created>
  <dcterms:modified xsi:type="dcterms:W3CDTF">2026-10-08T02:42:00Z</dcterms:modified>
  <cp:category/>
</cp:coreProperties>
</file>