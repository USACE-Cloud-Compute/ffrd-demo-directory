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123330" w14:textId="459D5FD2" w:rsidR="00C932AA" w:rsidRDefault="002F1024" w:rsidP="00C932AA">
      <w:pPr>
        <w:pStyle w:val="MMCCoverProjectName"/>
        <w:ind w:left="36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1" locked="0" layoutInCell="1" allowOverlap="1" wp14:anchorId="02C1A16F" wp14:editId="15FC070F">
                <wp:simplePos x="0" y="0"/>
                <wp:positionH relativeFrom="column">
                  <wp:posOffset>-909320</wp:posOffset>
                </wp:positionH>
                <wp:positionV relativeFrom="paragraph">
                  <wp:posOffset>-909320</wp:posOffset>
                </wp:positionV>
                <wp:extent cx="914400" cy="10058400"/>
                <wp:effectExtent l="0" t="0" r="0" b="0"/>
                <wp:wrapNone/>
                <wp:docPr id="1401096678" name="Rectangle 3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914400" cy="10058400"/>
                        </a:xfrm>
                        <a:prstGeom prst="rect">
                          <a:avLst/>
                        </a:prstGeom>
                        <a:solidFill>
                          <a:srgbClr val="EA4438"/>
                        </a:solidFill>
                        <a:ln>
                          <a:solidFill>
                            <a:srgbClr val="EA4438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1802AB9" id="Rectangle 3" o:spid="_x0000_s1026" alt="&quot;&quot;" style="position:absolute;margin-left:-71.6pt;margin-top:-71.6pt;width:1in;height:11in;z-index:-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" fillcolor="#ea4438" strokecolor="#ea4438" strokeweight="1pt">
                <v:path arrowok="t"/>
              </v:rect>
            </w:pict>
          </mc:Fallback>
        </mc:AlternateContent>
      </w:r>
      <w:r w:rsidR="00C932AA">
        <w:t>Future of Flood Risk Data</w:t>
      </w:r>
    </w:p>
    <w:p w14:paraId="3A42910A" w14:textId="07DBF44D" w:rsidR="00C932AA" w:rsidRPr="005117B5" w:rsidRDefault="009149E7" w:rsidP="00C932AA">
      <w:pPr>
        <w:pStyle w:val="MMCCoverDistrictName"/>
        <w:ind w:left="360"/>
        <w:rPr>
          <w:color w:val="00B050"/>
        </w:rPr>
      </w:pPr>
      <w:sdt>
        <w:sdtPr>
          <w:rPr>
            <w:color w:val="00B050"/>
          </w:rPr>
          <w:alias w:val="Subject"/>
          <w:tag w:val=""/>
          <w:id w:val="706601158"/>
          <w:placeholder>
            <w:docPart w:val="162724EBBBFA4F83B4D9532EDF120F10"/>
          </w:placeholder>
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<w:text/>
        </w:sdtPr>
        <w:sdtContent>
          <w:del w:id="0" w:author="Author">
            <w:r w:rsidRPr="005117B5" w:rsidDel="009149E7">
              <w:rPr>
                <w:color w:val="00B050"/>
              </w:rPr>
              <w:delText>NAME River Basin</w:delText>
            </w:r>
          </w:del>
        </w:sdtContent>
      </w:sdt>
    </w:p>
    <w:p w14:paraId="26C3119A" w14:textId="605FC88D" w:rsidR="00C932AA" w:rsidRDefault="009149E7" w:rsidP="00C932AA">
      <w:pPr>
        <w:pStyle w:val="MMCCoverlocation"/>
        <w:ind w:left="378"/>
      </w:pPr>
      <w:sdt>
        <w:sdtPr>
          <w:alias w:val="Category"/>
          <w:tag w:val=""/>
          <w:id w:val="441183368"/>
          <w:placeholder>
            <w:docPart w:val="1472521F644D4BA79A823E39351FCCAB"/>
          </w:placeholder>
    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    <w:text/>
        </w:sdtPr>
        <w:sdtContent>
          <w:del w:id="1" w:author="Author">
            <w:r w:rsidDel="009149E7">
              <w:delText>Scoping and Data Preparation</w:delText>
            </w:r>
          </w:del>
        </w:sdtContent>
      </w:sdt>
    </w:p>
    <w:p w14:paraId="2486FE63" w14:textId="0FC993E6" w:rsidR="00C932AA" w:rsidRPr="00FC6BE5" w:rsidRDefault="002F1024" w:rsidP="009C79EA">
      <w:pPr>
        <w:pStyle w:val="MMCbodytext"/>
        <w:spacing w:before="9480"/>
        <w:ind w:left="405"/>
        <w:jc w:val="center"/>
        <w:rPr>
          <w:noProof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41" behindDoc="1" locked="0" layoutInCell="1" allowOverlap="1" wp14:anchorId="158E05F4" wp14:editId="00A774DD">
                <wp:simplePos x="0" y="0"/>
                <wp:positionH relativeFrom="column">
                  <wp:posOffset>-923925</wp:posOffset>
                </wp:positionH>
                <wp:positionV relativeFrom="page">
                  <wp:posOffset>2366645</wp:posOffset>
                </wp:positionV>
                <wp:extent cx="7772400" cy="914400"/>
                <wp:effectExtent l="0" t="0" r="0" b="0"/>
                <wp:wrapNone/>
                <wp:docPr id="329320355" name="Rectangle 2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772400" cy="914400"/>
                        </a:xfrm>
                        <a:prstGeom prst="rect">
                          <a:avLst/>
                        </a:prstGeom>
                        <a:solidFill>
                          <a:srgbClr val="255388"/>
                        </a:solidFill>
                        <a:ln>
                          <a:solidFill>
                            <a:srgbClr val="255388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CA3BF7C" id="Rectangle 2" o:spid="_x0000_s1026" alt="&quot;&quot;" style="position:absolute;margin-left:-72.75pt;margin-top:186.35pt;width:612pt;height:1in;z-index:-251658239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" fillcolor="#255388" strokecolor="#255388" strokeweight="1pt">
                <v:path arrowok="t"/>
                <w10:wrap anchory="page"/>
              </v:rect>
            </w:pict>
          </mc:Fallback>
        </mc:AlternateContent>
      </w:r>
      <w:r w:rsidR="00CF1E85">
        <w:rPr>
          <w:noProof/>
        </w:rPr>
        <w:drawing>
          <wp:inline distT="0" distB="0" distL="0" distR="0" wp14:anchorId="23CDC6A8" wp14:editId="656D0E82">
            <wp:extent cx="4572635" cy="914400"/>
            <wp:effectExtent l="0" t="0" r="0" b="0"/>
            <wp:docPr id="1135211442" name="Picture 1" descr="U.S. Army, U.S. Army Corps of Engineers, U.S. Department of Homeland Security, and the Federal Emergency Management Agency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5211442" name="Picture 1" descr="U.S. Army, U.S. Army Corps of Engineers, U.S. Department of Homeland Security, and the Federal Emergency Management Agency.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635" cy="9144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="00C932AA" w:rsidRPr="00FC6BE5">
        <w:rPr>
          <w:noProof/>
        </w:rPr>
        <w:br w:type="page"/>
      </w:r>
    </w:p>
    <w:p w14:paraId="69D9F3B4" w14:textId="77777777" w:rsidR="00C932AA" w:rsidRDefault="00C932AA" w:rsidP="00C932AA"/>
    <w:p w14:paraId="69673520" w14:textId="77777777" w:rsidR="00C932AA" w:rsidRDefault="00C932AA" w:rsidP="00C932AA">
      <w:pPr>
        <w:pStyle w:val="MMCIntentionallyBlank"/>
      </w:pPr>
      <w:r>
        <w:t>This page is intentionally blank.</w:t>
      </w:r>
    </w:p>
    <w:p w14:paraId="376E0CAE" w14:textId="77777777" w:rsidR="00C932AA" w:rsidRDefault="00C932AA" w:rsidP="00C932AA"/>
    <w:p w14:paraId="13E932F3" w14:textId="77777777" w:rsidR="00C932AA" w:rsidRDefault="00C932AA" w:rsidP="00C932AA">
      <w:pPr>
        <w:sectPr w:rsidR="00C932AA" w:rsidSect="0060407C">
          <w:headerReference w:type="even" r:id="rId9"/>
          <w:headerReference w:type="default" r:id="rId10"/>
          <w:footerReference w:type="even" r:id="rId11"/>
          <w:footerReference w:type="default" r:id="rId12"/>
          <w:footerReference w:type="first" r:id="rId13"/>
          <w:pgSz w:w="12240" w:h="15840"/>
          <w:pgMar w:top="1440" w:right="1440" w:bottom="1440" w:left="1440" w:header="360" w:footer="720" w:gutter="0"/>
          <w:pgNumType w:fmt="lowerRoman"/>
          <w:cols w:space="720"/>
          <w:titlePg/>
          <w:docGrid w:linePitch="360"/>
        </w:sectPr>
      </w:pPr>
    </w:p>
    <w:p w14:paraId="3E5A4413" w14:textId="2B5A8F2C" w:rsidR="008F2A34" w:rsidRDefault="00C932AA" w:rsidP="0095285E">
      <w:pPr>
        <w:pStyle w:val="MMCTOCheaders"/>
      </w:pPr>
      <w:bookmarkStart w:id="5" w:name="_Toc193363662"/>
      <w:r>
        <w:lastRenderedPageBreak/>
        <w:t>Contents</w:t>
      </w:r>
      <w:bookmarkEnd w:id="5"/>
    </w:p>
    <w:p w14:paraId="10FAE11F" w14:textId="38D3843E" w:rsidR="00C1147B" w:rsidRDefault="00C1147B">
      <w:pPr>
        <w:pStyle w:val="TOC1"/>
        <w:rPr>
          <w:rFonts w:asciiTheme="minorHAnsi" w:eastAsiaTheme="minorEastAsia" w:hAnsiTheme="minorHAnsi"/>
          <w:b w:val="0"/>
          <w:kern w:val="2"/>
          <w:sz w:val="24"/>
          <w:szCs w:val="24"/>
          <w14:ligatures w14:val="standardContextual"/>
        </w:rPr>
      </w:pPr>
      <w:r>
        <w:rPr>
          <w:b w:val="0"/>
        </w:rPr>
        <w:fldChar w:fldCharType="begin"/>
      </w:r>
      <w:r>
        <w:rPr>
          <w:b w:val="0"/>
        </w:rPr>
        <w:instrText xml:space="preserve"> TOC \t "Heading 1,1,Heading 2,2,Heading 3,3,MMC_Appendix Heading 1,1" </w:instrText>
      </w:r>
      <w:r>
        <w:rPr>
          <w:b w:val="0"/>
        </w:rPr>
        <w:fldChar w:fldCharType="separate"/>
      </w:r>
      <w:r>
        <w:t>Section 1 —Basin Overview</w:t>
      </w:r>
      <w:r>
        <w:tab/>
      </w:r>
      <w:r>
        <w:fldChar w:fldCharType="begin"/>
      </w:r>
      <w:r>
        <w:instrText xml:space="preserve"> PAGEREF _Toc216785307 \h </w:instrText>
      </w:r>
      <w:r>
        <w:fldChar w:fldCharType="separate"/>
      </w:r>
      <w:r>
        <w:t>1</w:t>
      </w:r>
      <w:r>
        <w:fldChar w:fldCharType="end"/>
      </w:r>
    </w:p>
    <w:p w14:paraId="039B0B8D" w14:textId="61DD7EBE" w:rsidR="00C1147B" w:rsidRDefault="00C1147B">
      <w:pPr>
        <w:pStyle w:val="TOC2"/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r>
        <w:rPr>
          <w:noProof/>
        </w:rPr>
        <w:t>1.1</w:t>
      </w:r>
      <w:r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  <w:tab/>
      </w:r>
      <w:r>
        <w:rPr>
          <w:noProof/>
        </w:rPr>
        <w:t>Basin Description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_Toc216785308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</w:t>
      </w:r>
      <w:r>
        <w:rPr>
          <w:noProof/>
        </w:rPr>
        <w:fldChar w:fldCharType="end"/>
      </w:r>
    </w:p>
    <w:p w14:paraId="6E16D6EB" w14:textId="3E492C3A" w:rsidR="00C1147B" w:rsidRDefault="00C1147B">
      <w:pPr>
        <w:pStyle w:val="TOC2"/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r>
        <w:rPr>
          <w:noProof/>
        </w:rPr>
        <w:t>1.2</w:t>
      </w:r>
      <w:r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  <w:tab/>
      </w:r>
      <w:r>
        <w:rPr>
          <w:noProof/>
        </w:rPr>
        <w:t>Data Preparation Overview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_Toc216785309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</w:t>
      </w:r>
      <w:r>
        <w:rPr>
          <w:noProof/>
        </w:rPr>
        <w:fldChar w:fldCharType="end"/>
      </w:r>
    </w:p>
    <w:p w14:paraId="7D3FE623" w14:textId="08F321B3" w:rsidR="00C1147B" w:rsidRDefault="00C1147B">
      <w:pPr>
        <w:pStyle w:val="TOC2"/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r>
        <w:rPr>
          <w:noProof/>
        </w:rPr>
        <w:t>1.3</w:t>
      </w:r>
      <w:r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  <w:tab/>
      </w:r>
      <w:r>
        <w:rPr>
          <w:noProof/>
        </w:rPr>
        <w:t>Future of Flood Risk Data Project Workflow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_Toc216785310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</w:t>
      </w:r>
      <w:r>
        <w:rPr>
          <w:noProof/>
        </w:rPr>
        <w:fldChar w:fldCharType="end"/>
      </w:r>
    </w:p>
    <w:p w14:paraId="176CB4CB" w14:textId="2A835390" w:rsidR="00C1147B" w:rsidRDefault="00C1147B">
      <w:pPr>
        <w:pStyle w:val="TOC1"/>
        <w:rPr>
          <w:rFonts w:asciiTheme="minorHAnsi" w:eastAsiaTheme="minorEastAsia" w:hAnsiTheme="minorHAnsi"/>
          <w:b w:val="0"/>
          <w:kern w:val="2"/>
          <w:sz w:val="24"/>
          <w:szCs w:val="24"/>
          <w14:ligatures w14:val="standardContextual"/>
        </w:rPr>
      </w:pPr>
      <w:r>
        <w:t>Section 2 —Standards</w:t>
      </w:r>
      <w:r>
        <w:tab/>
      </w:r>
      <w:r>
        <w:fldChar w:fldCharType="begin"/>
      </w:r>
      <w:r>
        <w:instrText xml:space="preserve"> PAGEREF _Toc216785311 \h </w:instrText>
      </w:r>
      <w:r>
        <w:fldChar w:fldCharType="separate"/>
      </w:r>
      <w:r>
        <w:t>3</w:t>
      </w:r>
      <w:r>
        <w:fldChar w:fldCharType="end"/>
      </w:r>
    </w:p>
    <w:p w14:paraId="40608EC3" w14:textId="42C5A6CB" w:rsidR="00C1147B" w:rsidRDefault="00C1147B">
      <w:pPr>
        <w:pStyle w:val="TOC2"/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r>
        <w:rPr>
          <w:noProof/>
        </w:rPr>
        <w:t>2.1</w:t>
      </w:r>
      <w:r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  <w:tab/>
      </w:r>
      <w:r>
        <w:rPr>
          <w:noProof/>
        </w:rPr>
        <w:t>Projection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_Toc216785312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</w:t>
      </w:r>
      <w:r>
        <w:rPr>
          <w:noProof/>
        </w:rPr>
        <w:fldChar w:fldCharType="end"/>
      </w:r>
    </w:p>
    <w:p w14:paraId="53519F76" w14:textId="05B62F2A" w:rsidR="00C1147B" w:rsidRDefault="00C1147B">
      <w:pPr>
        <w:pStyle w:val="TOC2"/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r>
        <w:rPr>
          <w:noProof/>
        </w:rPr>
        <w:t>2.2</w:t>
      </w:r>
      <w:r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  <w:tab/>
      </w:r>
      <w:r>
        <w:rPr>
          <w:noProof/>
        </w:rPr>
        <w:t>Vertical Datum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_Toc216785313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</w:t>
      </w:r>
      <w:r>
        <w:rPr>
          <w:noProof/>
        </w:rPr>
        <w:fldChar w:fldCharType="end"/>
      </w:r>
    </w:p>
    <w:p w14:paraId="7D5F5CC9" w14:textId="6CE60202" w:rsidR="00C1147B" w:rsidRDefault="00C1147B">
      <w:pPr>
        <w:pStyle w:val="TOC2"/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r>
        <w:rPr>
          <w:noProof/>
        </w:rPr>
        <w:t>2.3</w:t>
      </w:r>
      <w:r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  <w:tab/>
      </w:r>
      <w:r>
        <w:rPr>
          <w:noProof/>
        </w:rPr>
        <w:t>Time Zone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_Toc216785314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</w:t>
      </w:r>
      <w:r>
        <w:rPr>
          <w:noProof/>
        </w:rPr>
        <w:fldChar w:fldCharType="end"/>
      </w:r>
    </w:p>
    <w:p w14:paraId="4E7792F0" w14:textId="31A3CD17" w:rsidR="00C1147B" w:rsidRDefault="00C1147B">
      <w:pPr>
        <w:pStyle w:val="TOC2"/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r>
        <w:rPr>
          <w:noProof/>
        </w:rPr>
        <w:t>2.4</w:t>
      </w:r>
      <w:r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  <w:tab/>
      </w:r>
      <w:r>
        <w:rPr>
          <w:noProof/>
        </w:rPr>
        <w:t>Access to All Prepared Data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_Toc216785315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</w:t>
      </w:r>
      <w:r>
        <w:rPr>
          <w:noProof/>
        </w:rPr>
        <w:fldChar w:fldCharType="end"/>
      </w:r>
    </w:p>
    <w:p w14:paraId="5C4CEE35" w14:textId="2B18362B" w:rsidR="00C1147B" w:rsidRDefault="00C1147B">
      <w:pPr>
        <w:pStyle w:val="TOC2"/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r>
        <w:rPr>
          <w:noProof/>
        </w:rPr>
        <w:t>2.5</w:t>
      </w:r>
      <w:r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  <w:tab/>
      </w:r>
      <w:r>
        <w:rPr>
          <w:noProof/>
        </w:rPr>
        <w:t>Data Manifest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_Toc216785316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</w:t>
      </w:r>
      <w:r>
        <w:rPr>
          <w:noProof/>
        </w:rPr>
        <w:fldChar w:fldCharType="end"/>
      </w:r>
    </w:p>
    <w:p w14:paraId="0E5B4C1C" w14:textId="00B3AAA0" w:rsidR="00C1147B" w:rsidRDefault="00C1147B">
      <w:pPr>
        <w:pStyle w:val="TOC2"/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r>
        <w:rPr>
          <w:noProof/>
        </w:rPr>
        <w:t>2.6</w:t>
      </w:r>
      <w:r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  <w:tab/>
      </w:r>
      <w:r>
        <w:rPr>
          <w:noProof/>
        </w:rPr>
        <w:t>Storage Location and Directory Structure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_Toc216785317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</w:t>
      </w:r>
      <w:r>
        <w:rPr>
          <w:noProof/>
        </w:rPr>
        <w:fldChar w:fldCharType="end"/>
      </w:r>
    </w:p>
    <w:p w14:paraId="5F839461" w14:textId="1A6B9FCC" w:rsidR="00C1147B" w:rsidRDefault="00C1147B">
      <w:pPr>
        <w:pStyle w:val="TOC2"/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r>
        <w:rPr>
          <w:noProof/>
        </w:rPr>
        <w:t>2.7</w:t>
      </w:r>
      <w:r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  <w:tab/>
      </w:r>
      <w:r>
        <w:rPr>
          <w:noProof/>
        </w:rPr>
        <w:t>Project Work Plan—Basin Execution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_Toc216785318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</w:t>
      </w:r>
      <w:r>
        <w:rPr>
          <w:noProof/>
        </w:rPr>
        <w:fldChar w:fldCharType="end"/>
      </w:r>
    </w:p>
    <w:p w14:paraId="55E02EA5" w14:textId="6A2A2B8D" w:rsidR="00C1147B" w:rsidRDefault="00C1147B">
      <w:pPr>
        <w:pStyle w:val="TOC1"/>
        <w:rPr>
          <w:rFonts w:asciiTheme="minorHAnsi" w:eastAsiaTheme="minorEastAsia" w:hAnsiTheme="minorHAnsi"/>
          <w:b w:val="0"/>
          <w:kern w:val="2"/>
          <w:sz w:val="24"/>
          <w:szCs w:val="24"/>
          <w14:ligatures w14:val="standardContextual"/>
        </w:rPr>
      </w:pPr>
      <w:r>
        <w:t>Section 3 —Scoping</w:t>
      </w:r>
      <w:r>
        <w:tab/>
      </w:r>
      <w:r>
        <w:fldChar w:fldCharType="begin"/>
      </w:r>
      <w:r>
        <w:instrText xml:space="preserve"> PAGEREF _Toc216785319 \h </w:instrText>
      </w:r>
      <w:r>
        <w:fldChar w:fldCharType="separate"/>
      </w:r>
      <w:r>
        <w:t>5</w:t>
      </w:r>
      <w:r>
        <w:fldChar w:fldCharType="end"/>
      </w:r>
    </w:p>
    <w:p w14:paraId="146A4EE1" w14:textId="222AAD03" w:rsidR="00C1147B" w:rsidRDefault="00C1147B">
      <w:pPr>
        <w:pStyle w:val="TOC2"/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r>
        <w:rPr>
          <w:noProof/>
        </w:rPr>
        <w:t>3.1</w:t>
      </w:r>
      <w:r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  <w:tab/>
      </w:r>
      <w:r>
        <w:rPr>
          <w:noProof/>
        </w:rPr>
        <w:t>Watershed Study Extent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_Toc216785320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</w:t>
      </w:r>
      <w:r>
        <w:rPr>
          <w:noProof/>
        </w:rPr>
        <w:fldChar w:fldCharType="end"/>
      </w:r>
    </w:p>
    <w:p w14:paraId="4D60C689" w14:textId="3B0004F1" w:rsidR="00C1147B" w:rsidRDefault="00C1147B">
      <w:pPr>
        <w:pStyle w:val="TOC2"/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r>
        <w:rPr>
          <w:noProof/>
        </w:rPr>
        <w:t>3.2</w:t>
      </w:r>
      <w:r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  <w:tab/>
      </w:r>
      <w:r>
        <w:rPr>
          <w:noProof/>
        </w:rPr>
        <w:t>External Boundary Conditions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_Toc216785321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</w:t>
      </w:r>
      <w:r>
        <w:rPr>
          <w:noProof/>
        </w:rPr>
        <w:fldChar w:fldCharType="end"/>
      </w:r>
    </w:p>
    <w:p w14:paraId="14AD4379" w14:textId="12B4405C" w:rsidR="00C1147B" w:rsidRDefault="00C1147B">
      <w:pPr>
        <w:pStyle w:val="TOC2"/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r>
        <w:rPr>
          <w:noProof/>
        </w:rPr>
        <w:t>3.3</w:t>
      </w:r>
      <w:r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  <w:tab/>
      </w:r>
      <w:r>
        <w:rPr>
          <w:noProof/>
        </w:rPr>
        <w:t>Model Order Design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_Toc216785322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</w:t>
      </w:r>
      <w:r>
        <w:rPr>
          <w:noProof/>
        </w:rPr>
        <w:fldChar w:fldCharType="end"/>
      </w:r>
    </w:p>
    <w:p w14:paraId="56023A4B" w14:textId="4C661C44" w:rsidR="00C1147B" w:rsidRDefault="00C1147B">
      <w:pPr>
        <w:pStyle w:val="TOC2"/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r>
        <w:rPr>
          <w:noProof/>
        </w:rPr>
        <w:t>3.4</w:t>
      </w:r>
      <w:r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  <w:tab/>
      </w:r>
      <w:r>
        <w:rPr>
          <w:noProof/>
        </w:rPr>
        <w:t>Enumeration of Cloud Simulations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_Toc216785323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</w:t>
      </w:r>
      <w:r>
        <w:rPr>
          <w:noProof/>
        </w:rPr>
        <w:fldChar w:fldCharType="end"/>
      </w:r>
    </w:p>
    <w:p w14:paraId="2E833812" w14:textId="3D3085F4" w:rsidR="00C1147B" w:rsidRDefault="00C1147B">
      <w:pPr>
        <w:pStyle w:val="TOC2"/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r>
        <w:rPr>
          <w:noProof/>
        </w:rPr>
        <w:t>3.5</w:t>
      </w:r>
      <w:r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  <w:tab/>
      </w:r>
      <w:r>
        <w:rPr>
          <w:noProof/>
        </w:rPr>
        <w:t>Naming Table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_Toc216785324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</w:t>
      </w:r>
      <w:r>
        <w:rPr>
          <w:noProof/>
        </w:rPr>
        <w:fldChar w:fldCharType="end"/>
      </w:r>
    </w:p>
    <w:p w14:paraId="7B0AE8CC" w14:textId="69F24D17" w:rsidR="00C1147B" w:rsidRDefault="00C1147B">
      <w:pPr>
        <w:pStyle w:val="TOC2"/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r>
        <w:rPr>
          <w:noProof/>
        </w:rPr>
        <w:t>3.6</w:t>
      </w:r>
      <w:r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  <w:tab/>
      </w:r>
      <w:r>
        <w:rPr>
          <w:noProof/>
        </w:rPr>
        <w:t>Dam Scoping Table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_Toc216785325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</w:t>
      </w:r>
      <w:r>
        <w:rPr>
          <w:noProof/>
        </w:rPr>
        <w:fldChar w:fldCharType="end"/>
      </w:r>
    </w:p>
    <w:p w14:paraId="6C91C747" w14:textId="3F653616" w:rsidR="00C1147B" w:rsidRDefault="00C1147B">
      <w:pPr>
        <w:pStyle w:val="TOC2"/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r>
        <w:rPr>
          <w:noProof/>
        </w:rPr>
        <w:t>3.7</w:t>
      </w:r>
      <w:r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  <w:tab/>
      </w:r>
      <w:r>
        <w:rPr>
          <w:noProof/>
        </w:rPr>
        <w:t>Levee Model Scoping Table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_Toc216785326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</w:t>
      </w:r>
      <w:r>
        <w:rPr>
          <w:noProof/>
        </w:rPr>
        <w:fldChar w:fldCharType="end"/>
      </w:r>
    </w:p>
    <w:p w14:paraId="2F96E1A9" w14:textId="1C3069C0" w:rsidR="00C1147B" w:rsidRDefault="00C1147B">
      <w:pPr>
        <w:pStyle w:val="TOC2"/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r>
        <w:rPr>
          <w:noProof/>
        </w:rPr>
        <w:t>3.8</w:t>
      </w:r>
      <w:r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  <w:tab/>
      </w:r>
      <w:r>
        <w:rPr>
          <w:noProof/>
        </w:rPr>
        <w:t>Levee Draft Breach Locations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_Toc216785327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</w:t>
      </w:r>
      <w:r>
        <w:rPr>
          <w:noProof/>
        </w:rPr>
        <w:fldChar w:fldCharType="end"/>
      </w:r>
    </w:p>
    <w:p w14:paraId="4A5BD567" w14:textId="1C804D94" w:rsidR="00C1147B" w:rsidRDefault="00C1147B">
      <w:pPr>
        <w:pStyle w:val="TOC2"/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r>
        <w:rPr>
          <w:noProof/>
        </w:rPr>
        <w:t>3.9</w:t>
      </w:r>
      <w:r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  <w:tab/>
      </w:r>
      <w:r>
        <w:rPr>
          <w:noProof/>
        </w:rPr>
        <w:t>Mesh Development Guidance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_Toc216785328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</w:t>
      </w:r>
      <w:r>
        <w:rPr>
          <w:noProof/>
        </w:rPr>
        <w:fldChar w:fldCharType="end"/>
      </w:r>
    </w:p>
    <w:p w14:paraId="4016B56C" w14:textId="47C2484B" w:rsidR="00C1147B" w:rsidRDefault="00C1147B">
      <w:pPr>
        <w:pStyle w:val="TOC3"/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r>
        <w:rPr>
          <w:noProof/>
        </w:rPr>
        <w:t>3.9.1</w:t>
      </w:r>
      <w:r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  <w:tab/>
      </w:r>
      <w:r>
        <w:rPr>
          <w:noProof/>
        </w:rPr>
        <w:t>Mesh Development Categories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_Toc216785329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</w:t>
      </w:r>
      <w:r>
        <w:rPr>
          <w:noProof/>
        </w:rPr>
        <w:fldChar w:fldCharType="end"/>
      </w:r>
    </w:p>
    <w:p w14:paraId="423AC461" w14:textId="38AA61EB" w:rsidR="00C1147B" w:rsidRDefault="00C1147B">
      <w:pPr>
        <w:pStyle w:val="TOC2"/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r>
        <w:rPr>
          <w:noProof/>
        </w:rPr>
        <w:t>3.10</w:t>
      </w:r>
      <w:r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  <w:tab/>
      </w:r>
      <w:r>
        <w:rPr>
          <w:noProof/>
        </w:rPr>
        <w:t>Delineation of Hydrologic Modeling Basin Elements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_Toc216785330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6</w:t>
      </w:r>
      <w:r>
        <w:rPr>
          <w:noProof/>
        </w:rPr>
        <w:fldChar w:fldCharType="end"/>
      </w:r>
    </w:p>
    <w:p w14:paraId="638C9667" w14:textId="1EF4547E" w:rsidR="00C1147B" w:rsidRDefault="00C1147B">
      <w:pPr>
        <w:pStyle w:val="TOC2"/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r>
        <w:rPr>
          <w:noProof/>
        </w:rPr>
        <w:t>3.11</w:t>
      </w:r>
      <w:r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  <w:tab/>
      </w:r>
      <w:r>
        <w:rPr>
          <w:noProof/>
        </w:rPr>
        <w:t>Delineation of Hydraulic Modeling Units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_Toc216785331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6</w:t>
      </w:r>
      <w:r>
        <w:rPr>
          <w:noProof/>
        </w:rPr>
        <w:fldChar w:fldCharType="end"/>
      </w:r>
    </w:p>
    <w:p w14:paraId="2372CD1A" w14:textId="064E80A0" w:rsidR="00C1147B" w:rsidRDefault="00C1147B">
      <w:pPr>
        <w:pStyle w:val="TOC2"/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r>
        <w:rPr>
          <w:noProof/>
        </w:rPr>
        <w:t>3.12</w:t>
      </w:r>
      <w:r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  <w:tab/>
      </w:r>
      <w:r>
        <w:rPr>
          <w:noProof/>
        </w:rPr>
        <w:t>Calibration Events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_Toc216785332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6</w:t>
      </w:r>
      <w:r>
        <w:rPr>
          <w:noProof/>
        </w:rPr>
        <w:fldChar w:fldCharType="end"/>
      </w:r>
    </w:p>
    <w:p w14:paraId="06333691" w14:textId="0BD3FA2B" w:rsidR="00C1147B" w:rsidRDefault="00C1147B">
      <w:pPr>
        <w:pStyle w:val="TOC2"/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r>
        <w:rPr>
          <w:noProof/>
        </w:rPr>
        <w:t>3.13</w:t>
      </w:r>
      <w:r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  <w:tab/>
      </w:r>
      <w:r>
        <w:rPr>
          <w:noProof/>
        </w:rPr>
        <w:t>Calibration Metric Hierarchy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_Toc216785333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6</w:t>
      </w:r>
      <w:r>
        <w:rPr>
          <w:noProof/>
        </w:rPr>
        <w:fldChar w:fldCharType="end"/>
      </w:r>
    </w:p>
    <w:p w14:paraId="75C0FD2A" w14:textId="35BA8A55" w:rsidR="00C1147B" w:rsidRDefault="00C1147B">
      <w:pPr>
        <w:pStyle w:val="TOC2"/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r>
        <w:rPr>
          <w:noProof/>
        </w:rPr>
        <w:t>3.14</w:t>
      </w:r>
      <w:r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  <w:tab/>
      </w:r>
      <w:r>
        <w:rPr>
          <w:noProof/>
        </w:rPr>
        <w:t>Structure Survey Scope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_Toc216785334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6</w:t>
      </w:r>
      <w:r>
        <w:rPr>
          <w:noProof/>
        </w:rPr>
        <w:fldChar w:fldCharType="end"/>
      </w:r>
    </w:p>
    <w:p w14:paraId="07BD1FB5" w14:textId="6C29ED6C" w:rsidR="00C1147B" w:rsidRDefault="00C1147B">
      <w:pPr>
        <w:pStyle w:val="TOC2"/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r>
        <w:rPr>
          <w:noProof/>
        </w:rPr>
        <w:t>3.15</w:t>
      </w:r>
      <w:r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  <w:tab/>
      </w:r>
      <w:r>
        <w:rPr>
          <w:noProof/>
        </w:rPr>
        <w:t>Stakeholder Engagment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_Toc216785335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6</w:t>
      </w:r>
      <w:r>
        <w:rPr>
          <w:noProof/>
        </w:rPr>
        <w:fldChar w:fldCharType="end"/>
      </w:r>
    </w:p>
    <w:p w14:paraId="7D762882" w14:textId="155697F8" w:rsidR="00C1147B" w:rsidRDefault="00C1147B">
      <w:pPr>
        <w:pStyle w:val="TOC1"/>
        <w:rPr>
          <w:rFonts w:asciiTheme="minorHAnsi" w:eastAsiaTheme="minorEastAsia" w:hAnsiTheme="minorHAnsi"/>
          <w:b w:val="0"/>
          <w:kern w:val="2"/>
          <w:sz w:val="24"/>
          <w:szCs w:val="24"/>
          <w14:ligatures w14:val="standardContextual"/>
        </w:rPr>
      </w:pPr>
      <w:r>
        <w:t>Section 4 —Prepared Data</w:t>
      </w:r>
      <w:r>
        <w:tab/>
      </w:r>
      <w:r>
        <w:fldChar w:fldCharType="begin"/>
      </w:r>
      <w:r>
        <w:instrText xml:space="preserve"> PAGEREF _Toc216785336 \h </w:instrText>
      </w:r>
      <w:r>
        <w:fldChar w:fldCharType="separate"/>
      </w:r>
      <w:r>
        <w:t>7</w:t>
      </w:r>
      <w:r>
        <w:fldChar w:fldCharType="end"/>
      </w:r>
    </w:p>
    <w:p w14:paraId="38FD078D" w14:textId="2C597961" w:rsidR="00C1147B" w:rsidRDefault="00C1147B">
      <w:pPr>
        <w:pStyle w:val="TOC2"/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r>
        <w:rPr>
          <w:noProof/>
        </w:rPr>
        <w:t>4.1</w:t>
      </w:r>
      <w:r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  <w:tab/>
      </w:r>
      <w:r>
        <w:rPr>
          <w:noProof/>
        </w:rPr>
        <w:t>Geospatial Data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_Toc216785337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7</w:t>
      </w:r>
      <w:r>
        <w:rPr>
          <w:noProof/>
        </w:rPr>
        <w:fldChar w:fldCharType="end"/>
      </w:r>
    </w:p>
    <w:p w14:paraId="5E177DAB" w14:textId="5ADB3AFB" w:rsidR="00C1147B" w:rsidRDefault="00C1147B">
      <w:pPr>
        <w:pStyle w:val="TOC3"/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r>
        <w:rPr>
          <w:noProof/>
        </w:rPr>
        <w:t>4.1.1</w:t>
      </w:r>
      <w:r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  <w:tab/>
      </w:r>
      <w:r>
        <w:rPr>
          <w:noProof/>
        </w:rPr>
        <w:t>Terrain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_Toc216785338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7</w:t>
      </w:r>
      <w:r>
        <w:rPr>
          <w:noProof/>
        </w:rPr>
        <w:fldChar w:fldCharType="end"/>
      </w:r>
    </w:p>
    <w:p w14:paraId="463CF3F8" w14:textId="0C37B702" w:rsidR="00C1147B" w:rsidRDefault="00C1147B">
      <w:pPr>
        <w:pStyle w:val="TOC3"/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r>
        <w:rPr>
          <w:noProof/>
        </w:rPr>
        <w:t>4.1.2</w:t>
      </w:r>
      <w:r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  <w:tab/>
      </w:r>
      <w:r>
        <w:rPr>
          <w:noProof/>
        </w:rPr>
        <w:t>Elevation Derived Hydrography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_Toc216785339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7</w:t>
      </w:r>
      <w:r>
        <w:rPr>
          <w:noProof/>
        </w:rPr>
        <w:fldChar w:fldCharType="end"/>
      </w:r>
    </w:p>
    <w:p w14:paraId="2B684BAF" w14:textId="605717C3" w:rsidR="00C1147B" w:rsidRDefault="00C1147B">
      <w:pPr>
        <w:pStyle w:val="TOC3"/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r>
        <w:rPr>
          <w:noProof/>
        </w:rPr>
        <w:lastRenderedPageBreak/>
        <w:t>4.1.3</w:t>
      </w:r>
      <w:r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  <w:tab/>
      </w:r>
      <w:r>
        <w:rPr>
          <w:noProof/>
        </w:rPr>
        <w:t>Land Cover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_Toc216785340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7</w:t>
      </w:r>
      <w:r>
        <w:rPr>
          <w:noProof/>
        </w:rPr>
        <w:fldChar w:fldCharType="end"/>
      </w:r>
    </w:p>
    <w:p w14:paraId="5B2C4334" w14:textId="69D4E2C3" w:rsidR="00C1147B" w:rsidRDefault="00C1147B">
      <w:pPr>
        <w:pStyle w:val="TOC3"/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r>
        <w:rPr>
          <w:noProof/>
        </w:rPr>
        <w:t>4.1.4</w:t>
      </w:r>
      <w:r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  <w:tab/>
      </w:r>
      <w:r>
        <w:rPr>
          <w:noProof/>
        </w:rPr>
        <w:t>Soils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_Toc216785341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7</w:t>
      </w:r>
      <w:r>
        <w:rPr>
          <w:noProof/>
        </w:rPr>
        <w:fldChar w:fldCharType="end"/>
      </w:r>
    </w:p>
    <w:p w14:paraId="4C1AF86F" w14:textId="462AFDCA" w:rsidR="00C1147B" w:rsidRDefault="00C1147B">
      <w:pPr>
        <w:pStyle w:val="TOC3"/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r>
        <w:rPr>
          <w:noProof/>
        </w:rPr>
        <w:t>4.1.5</w:t>
      </w:r>
      <w:r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  <w:tab/>
      </w:r>
      <w:r>
        <w:rPr>
          <w:noProof/>
        </w:rPr>
        <w:t>National Levee Database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_Toc216785342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7</w:t>
      </w:r>
      <w:r>
        <w:rPr>
          <w:noProof/>
        </w:rPr>
        <w:fldChar w:fldCharType="end"/>
      </w:r>
    </w:p>
    <w:p w14:paraId="41B98C4C" w14:textId="37AE590F" w:rsidR="00C1147B" w:rsidRDefault="00C1147B">
      <w:pPr>
        <w:pStyle w:val="TOC3"/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r>
        <w:rPr>
          <w:noProof/>
        </w:rPr>
        <w:t>4.1.6</w:t>
      </w:r>
      <w:r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  <w:tab/>
      </w:r>
      <w:r>
        <w:rPr>
          <w:noProof/>
        </w:rPr>
        <w:t>National Inventory of Dams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_Toc216785343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7</w:t>
      </w:r>
      <w:r>
        <w:rPr>
          <w:noProof/>
        </w:rPr>
        <w:fldChar w:fldCharType="end"/>
      </w:r>
    </w:p>
    <w:p w14:paraId="06480E83" w14:textId="16259F71" w:rsidR="00C1147B" w:rsidRDefault="00C1147B">
      <w:pPr>
        <w:pStyle w:val="TOC3"/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r>
        <w:rPr>
          <w:noProof/>
        </w:rPr>
        <w:t>4.1.7</w:t>
      </w:r>
      <w:r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  <w:tab/>
      </w:r>
      <w:r>
        <w:rPr>
          <w:noProof/>
        </w:rPr>
        <w:t>National Structure Inventory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_Toc216785344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7</w:t>
      </w:r>
      <w:r>
        <w:rPr>
          <w:noProof/>
        </w:rPr>
        <w:fldChar w:fldCharType="end"/>
      </w:r>
    </w:p>
    <w:p w14:paraId="15617555" w14:textId="1674147A" w:rsidR="00C1147B" w:rsidRDefault="00C1147B">
      <w:pPr>
        <w:pStyle w:val="TOC3"/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r>
        <w:rPr>
          <w:noProof/>
        </w:rPr>
        <w:t>4.1.8</w:t>
      </w:r>
      <w:r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  <w:tab/>
      </w:r>
      <w:r>
        <w:rPr>
          <w:noProof/>
        </w:rPr>
        <w:t>Bathymetry Data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_Toc216785345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7</w:t>
      </w:r>
      <w:r>
        <w:rPr>
          <w:noProof/>
        </w:rPr>
        <w:fldChar w:fldCharType="end"/>
      </w:r>
    </w:p>
    <w:p w14:paraId="56DF0B21" w14:textId="5217825E" w:rsidR="00C1147B" w:rsidRDefault="00C1147B">
      <w:pPr>
        <w:pStyle w:val="TOC3"/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r>
        <w:rPr>
          <w:noProof/>
        </w:rPr>
        <w:t>4.1.9</w:t>
      </w:r>
      <w:r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  <w:tab/>
      </w:r>
      <w:r>
        <w:rPr>
          <w:noProof/>
        </w:rPr>
        <w:t>Stream Gage Network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_Toc216785346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7</w:t>
      </w:r>
      <w:r>
        <w:rPr>
          <w:noProof/>
        </w:rPr>
        <w:fldChar w:fldCharType="end"/>
      </w:r>
    </w:p>
    <w:p w14:paraId="45BAD53E" w14:textId="0E3DD1CD" w:rsidR="00C1147B" w:rsidRDefault="00C1147B">
      <w:pPr>
        <w:pStyle w:val="TOC3"/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r>
        <w:rPr>
          <w:noProof/>
        </w:rPr>
        <w:t>4.1.10</w:t>
      </w:r>
      <w:r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  <w:tab/>
      </w:r>
      <w:r>
        <w:rPr>
          <w:noProof/>
        </w:rPr>
        <w:t>U.S. Census Bureau Topologically Integrated Geographic Encoding and</w:t>
      </w:r>
      <w:r w:rsidR="006A1433">
        <w:rPr>
          <w:noProof/>
        </w:rPr>
        <w:br/>
      </w:r>
      <w:r>
        <w:rPr>
          <w:noProof/>
        </w:rPr>
        <w:t>Referencing Data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_Toc216785347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7</w:t>
      </w:r>
      <w:r>
        <w:rPr>
          <w:noProof/>
        </w:rPr>
        <w:fldChar w:fldCharType="end"/>
      </w:r>
    </w:p>
    <w:p w14:paraId="2B9386B6" w14:textId="3A7F9BF8" w:rsidR="00C1147B" w:rsidRDefault="00C1147B">
      <w:pPr>
        <w:pStyle w:val="TOC3"/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r>
        <w:rPr>
          <w:noProof/>
        </w:rPr>
        <w:t>4.1.11</w:t>
      </w:r>
      <w:r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  <w:tab/>
      </w:r>
      <w:r>
        <w:rPr>
          <w:noProof/>
        </w:rPr>
        <w:t>National Bridge Inventory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_Toc216785348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8</w:t>
      </w:r>
      <w:r>
        <w:rPr>
          <w:noProof/>
        </w:rPr>
        <w:fldChar w:fldCharType="end"/>
      </w:r>
    </w:p>
    <w:p w14:paraId="55A3D021" w14:textId="679A9B36" w:rsidR="00C1147B" w:rsidRDefault="00C1147B">
      <w:pPr>
        <w:pStyle w:val="TOC2"/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r>
        <w:rPr>
          <w:noProof/>
        </w:rPr>
        <w:t>4.2</w:t>
      </w:r>
      <w:r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  <w:tab/>
      </w:r>
      <w:r>
        <w:rPr>
          <w:noProof/>
        </w:rPr>
        <w:t>Observed Data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_Toc216785349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8</w:t>
      </w:r>
      <w:r>
        <w:rPr>
          <w:noProof/>
        </w:rPr>
        <w:fldChar w:fldCharType="end"/>
      </w:r>
    </w:p>
    <w:p w14:paraId="08745DEE" w14:textId="579FA921" w:rsidR="00C1147B" w:rsidRDefault="00C1147B">
      <w:pPr>
        <w:pStyle w:val="TOC3"/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r>
        <w:rPr>
          <w:noProof/>
        </w:rPr>
        <w:t>4.2.1</w:t>
      </w:r>
      <w:r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  <w:tab/>
      </w:r>
      <w:r w:rsidRPr="00147CD5">
        <w:rPr>
          <w:noProof/>
        </w:rPr>
        <w:t>Observed Stream Gage Hydrographs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_Toc216785350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8</w:t>
      </w:r>
      <w:r>
        <w:rPr>
          <w:noProof/>
        </w:rPr>
        <w:fldChar w:fldCharType="end"/>
      </w:r>
    </w:p>
    <w:p w14:paraId="73442210" w14:textId="555FE73F" w:rsidR="00C1147B" w:rsidRDefault="00C1147B">
      <w:pPr>
        <w:pStyle w:val="TOC3"/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r>
        <w:rPr>
          <w:noProof/>
        </w:rPr>
        <w:t>4.2.2</w:t>
      </w:r>
      <w:r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  <w:tab/>
      </w:r>
      <w:r>
        <w:rPr>
          <w:noProof/>
        </w:rPr>
        <w:t>Stream Gage Measurement Data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_Toc216785351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8</w:t>
      </w:r>
      <w:r>
        <w:rPr>
          <w:noProof/>
        </w:rPr>
        <w:fldChar w:fldCharType="end"/>
      </w:r>
    </w:p>
    <w:p w14:paraId="17DBBF45" w14:textId="45571865" w:rsidR="00C1147B" w:rsidRDefault="00C1147B">
      <w:pPr>
        <w:pStyle w:val="TOC3"/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r>
        <w:rPr>
          <w:noProof/>
        </w:rPr>
        <w:t>4.2.3</w:t>
      </w:r>
      <w:r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  <w:tab/>
      </w:r>
      <w:r>
        <w:rPr>
          <w:noProof/>
        </w:rPr>
        <w:t>Stream Gage Annual Peak Data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_Toc216785352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8</w:t>
      </w:r>
      <w:r>
        <w:rPr>
          <w:noProof/>
        </w:rPr>
        <w:fldChar w:fldCharType="end"/>
      </w:r>
    </w:p>
    <w:p w14:paraId="64456C7E" w14:textId="00F8930A" w:rsidR="00C1147B" w:rsidRDefault="00C1147B">
      <w:pPr>
        <w:pStyle w:val="TOC3"/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r>
        <w:rPr>
          <w:noProof/>
        </w:rPr>
        <w:t>4.2.4</w:t>
      </w:r>
      <w:r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  <w:tab/>
      </w:r>
      <w:r>
        <w:rPr>
          <w:noProof/>
        </w:rPr>
        <w:t>Stream Gage Stage Discharge Relationships (Ratings)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_Toc216785353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8</w:t>
      </w:r>
      <w:r>
        <w:rPr>
          <w:noProof/>
        </w:rPr>
        <w:fldChar w:fldCharType="end"/>
      </w:r>
    </w:p>
    <w:p w14:paraId="566000FA" w14:textId="2DE1BC28" w:rsidR="00C1147B" w:rsidRDefault="00C1147B">
      <w:pPr>
        <w:pStyle w:val="TOC3"/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r>
        <w:rPr>
          <w:noProof/>
        </w:rPr>
        <w:t>4.2.5</w:t>
      </w:r>
      <w:r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  <w:tab/>
      </w:r>
      <w:r>
        <w:rPr>
          <w:noProof/>
        </w:rPr>
        <w:t>High Water Mark Data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_Toc216785354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8</w:t>
      </w:r>
      <w:r>
        <w:rPr>
          <w:noProof/>
        </w:rPr>
        <w:fldChar w:fldCharType="end"/>
      </w:r>
    </w:p>
    <w:p w14:paraId="3C12638B" w14:textId="6643AA6F" w:rsidR="00C1147B" w:rsidRDefault="00C1147B">
      <w:pPr>
        <w:pStyle w:val="TOC3"/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r>
        <w:rPr>
          <w:noProof/>
        </w:rPr>
        <w:t>4.2.6</w:t>
      </w:r>
      <w:r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  <w:tab/>
      </w:r>
      <w:r>
        <w:rPr>
          <w:noProof/>
        </w:rPr>
        <w:t>Flood Imagery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_Toc216785355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8</w:t>
      </w:r>
      <w:r>
        <w:rPr>
          <w:noProof/>
        </w:rPr>
        <w:fldChar w:fldCharType="end"/>
      </w:r>
    </w:p>
    <w:p w14:paraId="2881947A" w14:textId="5BB9EE1B" w:rsidR="00C1147B" w:rsidRDefault="00C1147B">
      <w:pPr>
        <w:pStyle w:val="TOC3"/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r>
        <w:rPr>
          <w:noProof/>
        </w:rPr>
        <w:t>4.2.7</w:t>
      </w:r>
      <w:r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  <w:tab/>
      </w:r>
      <w:r>
        <w:rPr>
          <w:noProof/>
        </w:rPr>
        <w:t>Period of Record Gridded Data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_Toc216785356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8</w:t>
      </w:r>
      <w:r>
        <w:rPr>
          <w:noProof/>
        </w:rPr>
        <w:fldChar w:fldCharType="end"/>
      </w:r>
    </w:p>
    <w:p w14:paraId="0E29E304" w14:textId="1DEA664F" w:rsidR="00C1147B" w:rsidRDefault="00C1147B">
      <w:pPr>
        <w:pStyle w:val="TOC3"/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r>
        <w:rPr>
          <w:noProof/>
        </w:rPr>
        <w:t>4.2.8</w:t>
      </w:r>
      <w:r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  <w:tab/>
      </w:r>
      <w:r>
        <w:rPr>
          <w:noProof/>
        </w:rPr>
        <w:t>Observed Storm Event Gridded Data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_Toc216785357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8</w:t>
      </w:r>
      <w:r>
        <w:rPr>
          <w:noProof/>
        </w:rPr>
        <w:fldChar w:fldCharType="end"/>
      </w:r>
    </w:p>
    <w:p w14:paraId="77F6C9FF" w14:textId="0394D2A3" w:rsidR="00C1147B" w:rsidRDefault="00C1147B">
      <w:pPr>
        <w:pStyle w:val="TOC3"/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r>
        <w:rPr>
          <w:noProof/>
        </w:rPr>
        <w:t>4.2.9</w:t>
      </w:r>
      <w:r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  <w:tab/>
      </w:r>
      <w:r>
        <w:rPr>
          <w:noProof/>
        </w:rPr>
        <w:t>Observed Precipitation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_Toc216785358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9</w:t>
      </w:r>
      <w:r>
        <w:rPr>
          <w:noProof/>
        </w:rPr>
        <w:fldChar w:fldCharType="end"/>
      </w:r>
    </w:p>
    <w:p w14:paraId="51B028A8" w14:textId="32D6F10E" w:rsidR="00C1147B" w:rsidRDefault="00C1147B">
      <w:pPr>
        <w:pStyle w:val="TOC3"/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r>
        <w:rPr>
          <w:noProof/>
        </w:rPr>
        <w:t>4.2.10</w:t>
      </w:r>
      <w:r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  <w:tab/>
      </w:r>
      <w:r>
        <w:rPr>
          <w:noProof/>
        </w:rPr>
        <w:t>Observed Snow Water Equivalent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_Toc216785359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9</w:t>
      </w:r>
      <w:r>
        <w:rPr>
          <w:noProof/>
        </w:rPr>
        <w:fldChar w:fldCharType="end"/>
      </w:r>
    </w:p>
    <w:p w14:paraId="6E1499F5" w14:textId="4C0C4BF5" w:rsidR="00C1147B" w:rsidRDefault="00C1147B">
      <w:pPr>
        <w:pStyle w:val="TOC3"/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r>
        <w:rPr>
          <w:noProof/>
        </w:rPr>
        <w:t>4.2.11</w:t>
      </w:r>
      <w:r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  <w:tab/>
      </w:r>
      <w:r>
        <w:rPr>
          <w:noProof/>
        </w:rPr>
        <w:t>Observed Temperature Data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_Toc216785360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9</w:t>
      </w:r>
      <w:r>
        <w:rPr>
          <w:noProof/>
        </w:rPr>
        <w:fldChar w:fldCharType="end"/>
      </w:r>
    </w:p>
    <w:p w14:paraId="27633F8C" w14:textId="7AF070D9" w:rsidR="00C1147B" w:rsidRDefault="00C1147B">
      <w:pPr>
        <w:pStyle w:val="TOC3"/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r>
        <w:rPr>
          <w:noProof/>
        </w:rPr>
        <w:t>4.2.12</w:t>
      </w:r>
      <w:r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  <w:tab/>
      </w:r>
      <w:r>
        <w:rPr>
          <w:noProof/>
        </w:rPr>
        <w:t>Analysis Products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_Toc216785361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9</w:t>
      </w:r>
      <w:r>
        <w:rPr>
          <w:noProof/>
        </w:rPr>
        <w:fldChar w:fldCharType="end"/>
      </w:r>
    </w:p>
    <w:p w14:paraId="258994EF" w14:textId="251051CC" w:rsidR="00C1147B" w:rsidRDefault="00C1147B">
      <w:pPr>
        <w:pStyle w:val="TOC2"/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r>
        <w:rPr>
          <w:noProof/>
        </w:rPr>
        <w:t>4.3</w:t>
      </w:r>
      <w:r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  <w:tab/>
      </w:r>
      <w:r>
        <w:rPr>
          <w:noProof/>
        </w:rPr>
        <w:t>Meteorology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_Toc216785362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9</w:t>
      </w:r>
      <w:r>
        <w:rPr>
          <w:noProof/>
        </w:rPr>
        <w:fldChar w:fldCharType="end"/>
      </w:r>
    </w:p>
    <w:p w14:paraId="2A235BB5" w14:textId="2D482910" w:rsidR="00C1147B" w:rsidRDefault="00C1147B">
      <w:pPr>
        <w:pStyle w:val="TOC3"/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r>
        <w:rPr>
          <w:noProof/>
        </w:rPr>
        <w:t>4.3.1</w:t>
      </w:r>
      <w:r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  <w:tab/>
      </w:r>
      <w:r>
        <w:rPr>
          <w:noProof/>
        </w:rPr>
        <w:t>Transposition Region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_Toc216785363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9</w:t>
      </w:r>
      <w:r>
        <w:rPr>
          <w:noProof/>
        </w:rPr>
        <w:fldChar w:fldCharType="end"/>
      </w:r>
    </w:p>
    <w:p w14:paraId="29820227" w14:textId="21844B4C" w:rsidR="00C1147B" w:rsidRDefault="00C1147B">
      <w:pPr>
        <w:pStyle w:val="TOC3"/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r>
        <w:rPr>
          <w:noProof/>
        </w:rPr>
        <w:t>4.3.2</w:t>
      </w:r>
      <w:r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  <w:tab/>
      </w:r>
      <w:r>
        <w:rPr>
          <w:noProof/>
        </w:rPr>
        <w:t>Storm Catalog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_Toc216785364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9</w:t>
      </w:r>
      <w:r>
        <w:rPr>
          <w:noProof/>
        </w:rPr>
        <w:fldChar w:fldCharType="end"/>
      </w:r>
    </w:p>
    <w:p w14:paraId="7B994C02" w14:textId="3D77C2BF" w:rsidR="00C1147B" w:rsidRDefault="00C1147B">
      <w:pPr>
        <w:pStyle w:val="TOC3"/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r>
        <w:rPr>
          <w:noProof/>
        </w:rPr>
        <w:t>4.3.3</w:t>
      </w:r>
      <w:r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  <w:tab/>
      </w:r>
      <w:r>
        <w:rPr>
          <w:noProof/>
        </w:rPr>
        <w:t>Normalization Grid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_Toc216785365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9</w:t>
      </w:r>
      <w:r>
        <w:rPr>
          <w:noProof/>
        </w:rPr>
        <w:fldChar w:fldCharType="end"/>
      </w:r>
    </w:p>
    <w:p w14:paraId="4305F19F" w14:textId="7B126EAA" w:rsidR="00C1147B" w:rsidRDefault="00C1147B">
      <w:pPr>
        <w:pStyle w:val="TOC3"/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r>
        <w:rPr>
          <w:noProof/>
        </w:rPr>
        <w:t>4.3.4</w:t>
      </w:r>
      <w:r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  <w:tab/>
      </w:r>
      <w:r>
        <w:rPr>
          <w:noProof/>
        </w:rPr>
        <w:t>Fishnets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_Toc216785366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9</w:t>
      </w:r>
      <w:r>
        <w:rPr>
          <w:noProof/>
        </w:rPr>
        <w:fldChar w:fldCharType="end"/>
      </w:r>
    </w:p>
    <w:p w14:paraId="56133534" w14:textId="4F7AA237" w:rsidR="00C1147B" w:rsidRDefault="00C1147B">
      <w:pPr>
        <w:pStyle w:val="TOC2"/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r>
        <w:rPr>
          <w:noProof/>
        </w:rPr>
        <w:t>4.4</w:t>
      </w:r>
      <w:r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  <w:tab/>
      </w:r>
      <w:r>
        <w:rPr>
          <w:noProof/>
        </w:rPr>
        <w:t>Hydrologic Modeling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_Toc216785367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9</w:t>
      </w:r>
      <w:r>
        <w:rPr>
          <w:noProof/>
        </w:rPr>
        <w:fldChar w:fldCharType="end"/>
      </w:r>
    </w:p>
    <w:p w14:paraId="39ED00EE" w14:textId="1AD14F83" w:rsidR="00C1147B" w:rsidRDefault="00C1147B">
      <w:pPr>
        <w:pStyle w:val="TOC2"/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r>
        <w:rPr>
          <w:noProof/>
        </w:rPr>
        <w:t>4.5</w:t>
      </w:r>
      <w:r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  <w:tab/>
      </w:r>
      <w:r>
        <w:rPr>
          <w:noProof/>
        </w:rPr>
        <w:t>Reference Data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_Toc216785368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9</w:t>
      </w:r>
      <w:r>
        <w:rPr>
          <w:noProof/>
        </w:rPr>
        <w:fldChar w:fldCharType="end"/>
      </w:r>
    </w:p>
    <w:p w14:paraId="544979A9" w14:textId="13E39801" w:rsidR="00C1147B" w:rsidRDefault="00C1147B">
      <w:pPr>
        <w:pStyle w:val="TOC3"/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r>
        <w:rPr>
          <w:noProof/>
        </w:rPr>
        <w:t>4.5.1</w:t>
      </w:r>
      <w:r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  <w:tab/>
      </w:r>
      <w:r>
        <w:rPr>
          <w:noProof/>
        </w:rPr>
        <w:t>Dam Structure and Operation Information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_Toc216785369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9</w:t>
      </w:r>
      <w:r>
        <w:rPr>
          <w:noProof/>
        </w:rPr>
        <w:fldChar w:fldCharType="end"/>
      </w:r>
    </w:p>
    <w:p w14:paraId="21CD2203" w14:textId="22326FFF" w:rsidR="00C1147B" w:rsidRDefault="00C1147B">
      <w:pPr>
        <w:pStyle w:val="TOC3"/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r>
        <w:rPr>
          <w:noProof/>
        </w:rPr>
        <w:t>4.5.2</w:t>
      </w:r>
      <w:r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  <w:tab/>
      </w:r>
      <w:r>
        <w:rPr>
          <w:noProof/>
        </w:rPr>
        <w:t>Vertical Datum Conversions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_Toc216785370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10</w:t>
      </w:r>
      <w:r>
        <w:rPr>
          <w:noProof/>
        </w:rPr>
        <w:fldChar w:fldCharType="end"/>
      </w:r>
    </w:p>
    <w:p w14:paraId="559E89DB" w14:textId="7D183C15" w:rsidR="00C1147B" w:rsidRDefault="00C1147B">
      <w:pPr>
        <w:pStyle w:val="TOC2"/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r>
        <w:rPr>
          <w:noProof/>
        </w:rPr>
        <w:t>4.6</w:t>
      </w:r>
      <w:r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  <w:tab/>
      </w:r>
      <w:r>
        <w:rPr>
          <w:noProof/>
        </w:rPr>
        <w:t>Federal Emergency Management Agency Datasets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_Toc216785371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10</w:t>
      </w:r>
      <w:r>
        <w:rPr>
          <w:noProof/>
        </w:rPr>
        <w:fldChar w:fldCharType="end"/>
      </w:r>
    </w:p>
    <w:p w14:paraId="3E1B7C50" w14:textId="68108703" w:rsidR="00C1147B" w:rsidRDefault="00C1147B">
      <w:pPr>
        <w:pStyle w:val="TOC3"/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r>
        <w:rPr>
          <w:noProof/>
        </w:rPr>
        <w:t>4.6.1</w:t>
      </w:r>
      <w:r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  <w:tab/>
      </w:r>
      <w:r>
        <w:rPr>
          <w:noProof/>
        </w:rPr>
        <w:t>Flood Insurance Study Effective Reports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_Toc216785372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10</w:t>
      </w:r>
      <w:r>
        <w:rPr>
          <w:noProof/>
        </w:rPr>
        <w:fldChar w:fldCharType="end"/>
      </w:r>
    </w:p>
    <w:p w14:paraId="3F7CD62A" w14:textId="2B3C14DF" w:rsidR="00C1147B" w:rsidRDefault="00C1147B">
      <w:pPr>
        <w:pStyle w:val="TOC3"/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r>
        <w:rPr>
          <w:noProof/>
        </w:rPr>
        <w:t>4.6.2</w:t>
      </w:r>
      <w:r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  <w:tab/>
      </w:r>
      <w:r>
        <w:rPr>
          <w:noProof/>
        </w:rPr>
        <w:t>Flood Insurance Study Effective Models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_Toc216785373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10</w:t>
      </w:r>
      <w:r>
        <w:rPr>
          <w:noProof/>
        </w:rPr>
        <w:fldChar w:fldCharType="end"/>
      </w:r>
    </w:p>
    <w:p w14:paraId="3330DF94" w14:textId="7BFEF59A" w:rsidR="00C1147B" w:rsidRDefault="00C1147B">
      <w:pPr>
        <w:pStyle w:val="TOC3"/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r>
        <w:rPr>
          <w:noProof/>
        </w:rPr>
        <w:t>4.6.3</w:t>
      </w:r>
      <w:r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  <w:tab/>
      </w:r>
      <w:r>
        <w:rPr>
          <w:noProof/>
        </w:rPr>
        <w:t>Flood Insurance Study Effective Layers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_Toc216785374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10</w:t>
      </w:r>
      <w:r>
        <w:rPr>
          <w:noProof/>
        </w:rPr>
        <w:fldChar w:fldCharType="end"/>
      </w:r>
    </w:p>
    <w:p w14:paraId="74FDEDD4" w14:textId="426C627E" w:rsidR="00C1147B" w:rsidRDefault="00C1147B">
      <w:pPr>
        <w:pStyle w:val="TOC3"/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r>
        <w:rPr>
          <w:noProof/>
        </w:rPr>
        <w:lastRenderedPageBreak/>
        <w:t>4.6.4</w:t>
      </w:r>
      <w:r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  <w:tab/>
      </w:r>
      <w:r>
        <w:rPr>
          <w:noProof/>
        </w:rPr>
        <w:t>Federal Emergency Management Agency Base Level Engineering Reports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_Toc216785375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10</w:t>
      </w:r>
      <w:r>
        <w:rPr>
          <w:noProof/>
        </w:rPr>
        <w:fldChar w:fldCharType="end"/>
      </w:r>
    </w:p>
    <w:p w14:paraId="4C99DFA4" w14:textId="5CC1592A" w:rsidR="00C1147B" w:rsidRDefault="00C1147B">
      <w:pPr>
        <w:pStyle w:val="TOC3"/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r>
        <w:rPr>
          <w:noProof/>
        </w:rPr>
        <w:t>4.6.5</w:t>
      </w:r>
      <w:r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  <w:tab/>
      </w:r>
      <w:r>
        <w:rPr>
          <w:noProof/>
        </w:rPr>
        <w:t>Federal Emergency Management Agency Base Level Engineering Models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_Toc216785376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10</w:t>
      </w:r>
      <w:r>
        <w:rPr>
          <w:noProof/>
        </w:rPr>
        <w:fldChar w:fldCharType="end"/>
      </w:r>
    </w:p>
    <w:p w14:paraId="462579B5" w14:textId="3AB62551" w:rsidR="00C1147B" w:rsidRDefault="00C1147B">
      <w:pPr>
        <w:pStyle w:val="TOC3"/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r>
        <w:rPr>
          <w:noProof/>
        </w:rPr>
        <w:t>4.6.6</w:t>
      </w:r>
      <w:r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  <w:tab/>
      </w:r>
      <w:r>
        <w:rPr>
          <w:noProof/>
        </w:rPr>
        <w:t>Federal Emergency Management Agency Base Level Engineering Data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_Toc216785377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10</w:t>
      </w:r>
      <w:r>
        <w:rPr>
          <w:noProof/>
        </w:rPr>
        <w:fldChar w:fldCharType="end"/>
      </w:r>
    </w:p>
    <w:p w14:paraId="26BAFA82" w14:textId="0195DD8E" w:rsidR="00C1147B" w:rsidRDefault="00C1147B">
      <w:pPr>
        <w:pStyle w:val="TOC2"/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r>
        <w:rPr>
          <w:noProof/>
        </w:rPr>
        <w:t>4.7</w:t>
      </w:r>
      <w:r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  <w:tab/>
      </w:r>
      <w:r>
        <w:rPr>
          <w:noProof/>
        </w:rPr>
        <w:t>National Levee Database—Data Refinement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_Toc216785378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10</w:t>
      </w:r>
      <w:r>
        <w:rPr>
          <w:noProof/>
        </w:rPr>
        <w:fldChar w:fldCharType="end"/>
      </w:r>
    </w:p>
    <w:p w14:paraId="6E291A53" w14:textId="5FB3A267" w:rsidR="00C1147B" w:rsidRDefault="00C1147B">
      <w:pPr>
        <w:pStyle w:val="TOC2"/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r>
        <w:rPr>
          <w:noProof/>
        </w:rPr>
        <w:t>4.8</w:t>
      </w:r>
      <w:r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  <w:tab/>
      </w:r>
      <w:r>
        <w:rPr>
          <w:noProof/>
        </w:rPr>
        <w:t>National Inventory of Dams—Data Refinement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_Toc216785379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10</w:t>
      </w:r>
      <w:r>
        <w:rPr>
          <w:noProof/>
        </w:rPr>
        <w:fldChar w:fldCharType="end"/>
      </w:r>
    </w:p>
    <w:p w14:paraId="39E3DED5" w14:textId="51C404CE" w:rsidR="00C1147B" w:rsidRDefault="00C1147B">
      <w:pPr>
        <w:pStyle w:val="TOC2"/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r>
        <w:rPr>
          <w:noProof/>
        </w:rPr>
        <w:t>4.9</w:t>
      </w:r>
      <w:r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  <w:tab/>
      </w:r>
      <w:r>
        <w:rPr>
          <w:noProof/>
        </w:rPr>
        <w:t>Existing Risk Assessments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_Toc216785380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10</w:t>
      </w:r>
      <w:r>
        <w:rPr>
          <w:noProof/>
        </w:rPr>
        <w:fldChar w:fldCharType="end"/>
      </w:r>
    </w:p>
    <w:p w14:paraId="75E874CE" w14:textId="10898837" w:rsidR="00C1147B" w:rsidRDefault="00C1147B">
      <w:pPr>
        <w:pStyle w:val="TOC1"/>
        <w:rPr>
          <w:rFonts w:asciiTheme="minorHAnsi" w:eastAsiaTheme="minorEastAsia" w:hAnsiTheme="minorHAnsi"/>
          <w:b w:val="0"/>
          <w:kern w:val="2"/>
          <w:sz w:val="24"/>
          <w:szCs w:val="24"/>
          <w14:ligatures w14:val="standardContextual"/>
        </w:rPr>
      </w:pPr>
      <w:r>
        <w:t>Section 5 —Quality Control Reviews</w:t>
      </w:r>
      <w:r>
        <w:tab/>
      </w:r>
      <w:r>
        <w:fldChar w:fldCharType="begin"/>
      </w:r>
      <w:r>
        <w:instrText xml:space="preserve"> PAGEREF _Toc216785381 \h </w:instrText>
      </w:r>
      <w:r>
        <w:fldChar w:fldCharType="separate"/>
      </w:r>
      <w:r>
        <w:t>11</w:t>
      </w:r>
      <w:r>
        <w:fldChar w:fldCharType="end"/>
      </w:r>
    </w:p>
    <w:p w14:paraId="71D60476" w14:textId="26592E32" w:rsidR="00C1147B" w:rsidRDefault="00C1147B">
      <w:pPr>
        <w:pStyle w:val="TOC2"/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r>
        <w:rPr>
          <w:noProof/>
        </w:rPr>
        <w:t>5.1</w:t>
      </w:r>
      <w:r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  <w:tab/>
      </w:r>
      <w:r>
        <w:rPr>
          <w:noProof/>
        </w:rPr>
        <w:t>Technical Reviews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_Toc216785382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11</w:t>
      </w:r>
      <w:r>
        <w:rPr>
          <w:noProof/>
        </w:rPr>
        <w:fldChar w:fldCharType="end"/>
      </w:r>
    </w:p>
    <w:p w14:paraId="3A7605FF" w14:textId="44A674E1" w:rsidR="00C1147B" w:rsidRDefault="00C1147B">
      <w:pPr>
        <w:pStyle w:val="TOC2"/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r>
        <w:rPr>
          <w:noProof/>
        </w:rPr>
        <w:t>5.2</w:t>
      </w:r>
      <w:r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  <w:tab/>
      </w:r>
      <w:r>
        <w:rPr>
          <w:noProof/>
        </w:rPr>
        <w:t>Quality Control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_Toc216785383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11</w:t>
      </w:r>
      <w:r>
        <w:rPr>
          <w:noProof/>
        </w:rPr>
        <w:fldChar w:fldCharType="end"/>
      </w:r>
    </w:p>
    <w:p w14:paraId="5CD0ED76" w14:textId="7AC9221D" w:rsidR="00C1147B" w:rsidRDefault="00C1147B">
      <w:pPr>
        <w:pStyle w:val="TOC1"/>
        <w:rPr>
          <w:rFonts w:asciiTheme="minorHAnsi" w:eastAsiaTheme="minorEastAsia" w:hAnsiTheme="minorHAnsi"/>
          <w:b w:val="0"/>
          <w:kern w:val="2"/>
          <w:sz w:val="24"/>
          <w:szCs w:val="24"/>
          <w14:ligatures w14:val="standardContextual"/>
        </w:rPr>
      </w:pPr>
      <w:r>
        <w:t>List of Acronyms and Abbreviations</w:t>
      </w:r>
      <w:r>
        <w:tab/>
      </w:r>
      <w:r>
        <w:fldChar w:fldCharType="begin"/>
      </w:r>
      <w:r>
        <w:instrText xml:space="preserve"> PAGEREF _Toc216785384 \h </w:instrText>
      </w:r>
      <w:r>
        <w:fldChar w:fldCharType="separate"/>
      </w:r>
      <w:r>
        <w:t>13</w:t>
      </w:r>
      <w:r>
        <w:fldChar w:fldCharType="end"/>
      </w:r>
    </w:p>
    <w:p w14:paraId="17EBFB76" w14:textId="7BBF09BF" w:rsidR="00CD5DB9" w:rsidRDefault="00C1147B">
      <w:pPr>
        <w:spacing w:line="259" w:lineRule="auto"/>
        <w:rPr>
          <w:b/>
          <w:noProof/>
          <w:sz w:val="20"/>
        </w:rPr>
      </w:pPr>
      <w:r>
        <w:rPr>
          <w:b/>
          <w:noProof/>
          <w:sz w:val="20"/>
        </w:rPr>
        <w:fldChar w:fldCharType="end"/>
      </w:r>
    </w:p>
    <w:p w14:paraId="096AF5D2" w14:textId="5AC07295" w:rsidR="00C31354" w:rsidRDefault="0095285E" w:rsidP="0095285E">
      <w:pPr>
        <w:pStyle w:val="MMCTOCheaders"/>
      </w:pPr>
      <w:r>
        <w:t>List of Figures</w:t>
      </w:r>
    </w:p>
    <w:p w14:paraId="6C5144E1" w14:textId="113EB2C7" w:rsidR="0052340D" w:rsidRDefault="00CD4C52" w:rsidP="0060407C">
      <w:pPr>
        <w:pStyle w:val="TOC1"/>
        <w:rPr>
          <w:rFonts w:asciiTheme="minorHAnsi" w:eastAsiaTheme="minorEastAsia" w:hAnsiTheme="minorHAnsi"/>
          <w:kern w:val="2"/>
          <w:sz w:val="24"/>
          <w:szCs w:val="24"/>
          <w14:ligatures w14:val="standardContextual"/>
        </w:rPr>
      </w:pPr>
      <w:r>
        <w:fldChar w:fldCharType="begin"/>
      </w:r>
      <w:r>
        <w:instrText xml:space="preserve"> TOC \t "MMC_figure_caption" \c </w:instrText>
      </w:r>
      <w:r>
        <w:fldChar w:fldCharType="separate"/>
      </w:r>
      <w:r w:rsidR="0052340D">
        <w:t>Figure 1.1. Five Phases of Future of Flood Risk Data Project Delivery</w:t>
      </w:r>
      <w:r w:rsidR="0052340D">
        <w:tab/>
      </w:r>
      <w:r w:rsidR="0052340D">
        <w:fldChar w:fldCharType="begin"/>
      </w:r>
      <w:r w:rsidR="0052340D">
        <w:instrText xml:space="preserve"> PAGEREF _Toc216778032 \h </w:instrText>
      </w:r>
      <w:r w:rsidR="0052340D">
        <w:fldChar w:fldCharType="separate"/>
      </w:r>
      <w:r w:rsidR="004C3974">
        <w:t>2</w:t>
      </w:r>
      <w:r w:rsidR="0052340D">
        <w:fldChar w:fldCharType="end"/>
      </w:r>
    </w:p>
    <w:p w14:paraId="355C8161" w14:textId="6948142D" w:rsidR="00CD4C52" w:rsidRPr="003826A2" w:rsidRDefault="00CD4C52" w:rsidP="0052340D">
      <w:pPr>
        <w:pStyle w:val="TOC1"/>
      </w:pPr>
      <w:r>
        <w:fldChar w:fldCharType="end"/>
      </w:r>
    </w:p>
    <w:p w14:paraId="5A100E3A" w14:textId="1C436D18" w:rsidR="0095285E" w:rsidRPr="00C31354" w:rsidRDefault="0095285E" w:rsidP="0095285E">
      <w:pPr>
        <w:pStyle w:val="MMCTOCheaders"/>
      </w:pPr>
      <w:r>
        <w:t>List of Tables</w:t>
      </w:r>
    </w:p>
    <w:p w14:paraId="7415DADF" w14:textId="46492C34" w:rsidR="004C3974" w:rsidRDefault="00CD4C52" w:rsidP="0060407C">
      <w:pPr>
        <w:pStyle w:val="TOC1"/>
        <w:rPr>
          <w:rFonts w:asciiTheme="minorHAnsi" w:eastAsiaTheme="minorEastAsia" w:hAnsiTheme="minorHAnsi"/>
          <w:kern w:val="2"/>
          <w:sz w:val="24"/>
          <w:szCs w:val="24"/>
          <w14:ligatures w14:val="standardContextual"/>
        </w:rPr>
      </w:pPr>
      <w:r>
        <w:fldChar w:fldCharType="begin"/>
      </w:r>
      <w:r>
        <w:instrText xml:space="preserve"> TOC \t "MMC_table_caption" \c </w:instrText>
      </w:r>
      <w:r>
        <w:fldChar w:fldCharType="separate"/>
      </w:r>
      <w:r w:rsidR="004C3974">
        <w:t>Table 1.1. Key Team Members for Scoping and Data Preparation Effort</w:t>
      </w:r>
      <w:r w:rsidR="004C3974">
        <w:tab/>
      </w:r>
      <w:r w:rsidR="004C3974">
        <w:fldChar w:fldCharType="begin"/>
      </w:r>
      <w:r w:rsidR="004C3974">
        <w:instrText xml:space="preserve"> PAGEREF _Toc216778035 \h </w:instrText>
      </w:r>
      <w:r w:rsidR="004C3974">
        <w:fldChar w:fldCharType="separate"/>
      </w:r>
      <w:r w:rsidR="004C3974">
        <w:t>1</w:t>
      </w:r>
      <w:r w:rsidR="004C3974">
        <w:fldChar w:fldCharType="end"/>
      </w:r>
    </w:p>
    <w:p w14:paraId="057A8A09" w14:textId="7577CD79" w:rsidR="004C3974" w:rsidRDefault="004C3974" w:rsidP="0060407C">
      <w:pPr>
        <w:pStyle w:val="TOC1"/>
        <w:rPr>
          <w:rFonts w:asciiTheme="minorHAnsi" w:eastAsiaTheme="minorEastAsia" w:hAnsiTheme="minorHAnsi"/>
          <w:kern w:val="2"/>
          <w:sz w:val="24"/>
          <w:szCs w:val="24"/>
          <w14:ligatures w14:val="standardContextual"/>
        </w:rPr>
      </w:pPr>
      <w:r>
        <w:t>Table 2.1. Geospatial Projection Details</w:t>
      </w:r>
      <w:r>
        <w:tab/>
      </w:r>
      <w:r>
        <w:fldChar w:fldCharType="begin"/>
      </w:r>
      <w:r>
        <w:instrText xml:space="preserve"> PAGEREF _Toc216778036 \h </w:instrText>
      </w:r>
      <w:r>
        <w:fldChar w:fldCharType="separate"/>
      </w:r>
      <w:r>
        <w:t>3</w:t>
      </w:r>
      <w:r>
        <w:fldChar w:fldCharType="end"/>
      </w:r>
    </w:p>
    <w:p w14:paraId="6A50E897" w14:textId="6C7D2DF5" w:rsidR="00C932AA" w:rsidRPr="00C932AA" w:rsidRDefault="00CD4C52" w:rsidP="004C3974">
      <w:pPr>
        <w:pStyle w:val="TOC1"/>
      </w:pPr>
      <w:r>
        <w:fldChar w:fldCharType="end"/>
      </w:r>
    </w:p>
    <w:p w14:paraId="4732C047" w14:textId="77777777" w:rsidR="008B4802" w:rsidRPr="009C79EA" w:rsidRDefault="008B4802" w:rsidP="009C79EA">
      <w:pPr>
        <w:pStyle w:val="TOC1"/>
        <w:rPr>
          <w:b w:val="0"/>
        </w:rPr>
      </w:pPr>
      <w:bookmarkStart w:id="6" w:name="_Toc193789861"/>
      <w:r w:rsidRPr="008B4802">
        <w:br w:type="page"/>
      </w:r>
    </w:p>
    <w:p w14:paraId="1A52478A" w14:textId="1DEDCF34" w:rsidR="00F406F4" w:rsidRDefault="00F406F4" w:rsidP="0060407C">
      <w:pPr>
        <w:pStyle w:val="ApprovalHeading1"/>
      </w:pPr>
      <w:r>
        <w:lastRenderedPageBreak/>
        <w:t>Content Approval</w:t>
      </w:r>
      <w:bookmarkEnd w:id="6"/>
    </w:p>
    <w:p w14:paraId="18C6BE34" w14:textId="77777777" w:rsidR="0013300B" w:rsidRDefault="0013300B" w:rsidP="0013300B">
      <w:pPr>
        <w:pStyle w:val="MMCbodytext"/>
        <w:spacing w:before="720" w:after="1680"/>
        <w:rPr>
          <w:rFonts w:eastAsia="Calibri"/>
        </w:rPr>
      </w:pPr>
      <w:r>
        <w:rPr>
          <w:rFonts w:eastAsia="Calibri"/>
        </w:rPr>
        <w:t>The products described and contained in this report have undergone quality control (QC) reviews according to procedures described in the standard operating procedure (SOP).</w:t>
      </w:r>
    </w:p>
    <w:p w14:paraId="756A851A" w14:textId="77777777" w:rsidR="00EC4ED7" w:rsidRDefault="00EC4ED7" w:rsidP="0060407C">
      <w:pPr>
        <w:pStyle w:val="ApprovalHeading2"/>
      </w:pPr>
      <w:bookmarkStart w:id="7" w:name="_Toc203116581"/>
      <w:r>
        <w:t>Project Team Lead</w:t>
      </w:r>
      <w:bookmarkEnd w:id="7"/>
    </w:p>
    <w:p w14:paraId="128120EC" w14:textId="77777777" w:rsidR="00EC4ED7" w:rsidRPr="0013538E" w:rsidRDefault="00EC4ED7" w:rsidP="00EC4ED7">
      <w:pPr>
        <w:spacing w:before="1440" w:after="480"/>
        <w:rPr>
          <w:rFonts w:eastAsia="Calibri" w:cs="Times New Roman"/>
          <w:sz w:val="20"/>
          <w:szCs w:val="24"/>
        </w:rPr>
      </w:pPr>
      <w:r w:rsidRPr="0013538E">
        <w:rPr>
          <w:rFonts w:eastAsia="Calibri" w:cs="Times New Roman"/>
          <w:sz w:val="20"/>
          <w:szCs w:val="24"/>
        </w:rPr>
        <w:t>Name</w:t>
      </w:r>
      <w:r w:rsidRPr="008B75C7">
        <w:rPr>
          <w:rFonts w:eastAsia="Calibri" w:cs="Times New Roman"/>
          <w:sz w:val="20"/>
          <w:szCs w:val="24"/>
        </w:rPr>
        <w:br/>
      </w:r>
      <w:r w:rsidRPr="0013538E">
        <w:rPr>
          <w:rFonts w:eastAsia="Calibri" w:cs="Times New Roman"/>
          <w:sz w:val="20"/>
          <w:szCs w:val="24"/>
        </w:rPr>
        <w:t>Title</w:t>
      </w:r>
      <w:r w:rsidRPr="008B75C7">
        <w:rPr>
          <w:rFonts w:eastAsia="Calibri" w:cs="Times New Roman"/>
          <w:sz w:val="20"/>
          <w:szCs w:val="24"/>
        </w:rPr>
        <w:br/>
      </w:r>
      <w:r w:rsidRPr="0013538E">
        <w:rPr>
          <w:rFonts w:eastAsia="Calibri" w:cs="Times New Roman"/>
          <w:sz w:val="20"/>
          <w:szCs w:val="24"/>
        </w:rPr>
        <w:t>Agency</w:t>
      </w:r>
    </w:p>
    <w:p w14:paraId="7ED8B58D" w14:textId="3A5AF110" w:rsidR="00EC4ED7" w:rsidRDefault="00EC4ED7" w:rsidP="0060407C">
      <w:pPr>
        <w:pStyle w:val="ApprovalHeading2"/>
      </w:pPr>
      <w:bookmarkStart w:id="8" w:name="_Toc203116582"/>
      <w:r>
        <w:t xml:space="preserve">Future of Flood Risk Data Program </w:t>
      </w:r>
      <w:r w:rsidR="0065268E">
        <w:t>L</w:t>
      </w:r>
      <w:r>
        <w:t>ead</w:t>
      </w:r>
      <w:bookmarkEnd w:id="8"/>
    </w:p>
    <w:p w14:paraId="5AB9EEC9" w14:textId="77777777" w:rsidR="00EC4ED7" w:rsidRPr="008B75C7" w:rsidRDefault="00EC4ED7" w:rsidP="00EC4ED7">
      <w:pPr>
        <w:spacing w:before="1440" w:after="480"/>
        <w:rPr>
          <w:rFonts w:eastAsia="Calibri" w:cs="Times New Roman"/>
          <w:sz w:val="20"/>
          <w:szCs w:val="24"/>
        </w:rPr>
      </w:pPr>
      <w:r w:rsidRPr="0013538E">
        <w:rPr>
          <w:rFonts w:eastAsia="Calibri" w:cs="Times New Roman"/>
          <w:sz w:val="20"/>
          <w:szCs w:val="24"/>
        </w:rPr>
        <w:t>Name</w:t>
      </w:r>
      <w:r w:rsidRPr="008B75C7">
        <w:rPr>
          <w:rFonts w:eastAsia="Calibri" w:cs="Times New Roman"/>
          <w:sz w:val="20"/>
          <w:szCs w:val="24"/>
        </w:rPr>
        <w:br/>
      </w:r>
      <w:r w:rsidRPr="0013538E">
        <w:rPr>
          <w:rFonts w:eastAsia="Calibri" w:cs="Times New Roman"/>
          <w:sz w:val="20"/>
          <w:szCs w:val="24"/>
        </w:rPr>
        <w:t>Title</w:t>
      </w:r>
      <w:r w:rsidRPr="008B75C7">
        <w:rPr>
          <w:rFonts w:eastAsia="Calibri" w:cs="Times New Roman"/>
          <w:sz w:val="20"/>
          <w:szCs w:val="24"/>
        </w:rPr>
        <w:br/>
      </w:r>
      <w:r w:rsidRPr="0013538E">
        <w:rPr>
          <w:rFonts w:eastAsia="Calibri" w:cs="Times New Roman"/>
          <w:sz w:val="20"/>
          <w:szCs w:val="24"/>
        </w:rPr>
        <w:t>Agency</w:t>
      </w:r>
      <w:r w:rsidRPr="008B75C7">
        <w:rPr>
          <w:rFonts w:eastAsia="Calibri" w:cs="Times New Roman"/>
          <w:sz w:val="20"/>
          <w:szCs w:val="24"/>
        </w:rPr>
        <w:br w:type="page"/>
      </w:r>
    </w:p>
    <w:p w14:paraId="34DE430C" w14:textId="77777777" w:rsidR="00F406F4" w:rsidRDefault="00F406F4" w:rsidP="00F406F4">
      <w:pPr>
        <w:pStyle w:val="MMCbodytext"/>
      </w:pPr>
    </w:p>
    <w:p w14:paraId="259287DF" w14:textId="4CDC8BF2" w:rsidR="008B4802" w:rsidRPr="009C79EA" w:rsidRDefault="00F406F4" w:rsidP="009C79EA">
      <w:pPr>
        <w:pStyle w:val="MMCIntentionallyBlank"/>
        <w:rPr>
          <w:rFonts w:eastAsiaTheme="majorEastAsia"/>
          <w:bCs w:val="0"/>
        </w:rPr>
      </w:pPr>
      <w:r w:rsidRPr="008B4802">
        <w:t>This page is intentionally blank.</w:t>
      </w:r>
      <w:bookmarkStart w:id="9" w:name="_Toc193789864"/>
      <w:r w:rsidR="008B4802" w:rsidRPr="008B4802">
        <w:br w:type="page"/>
      </w:r>
    </w:p>
    <w:p w14:paraId="3B21C7F5" w14:textId="65C083F0" w:rsidR="00F406F4" w:rsidRDefault="00F406F4" w:rsidP="0060407C">
      <w:pPr>
        <w:pStyle w:val="ApprovalHeading1"/>
      </w:pPr>
      <w:r>
        <w:lastRenderedPageBreak/>
        <w:t>Approval to Proceed</w:t>
      </w:r>
      <w:bookmarkEnd w:id="9"/>
    </w:p>
    <w:p w14:paraId="71B0B515" w14:textId="77777777" w:rsidR="00041DE8" w:rsidRDefault="00041DE8" w:rsidP="00041DE8">
      <w:pPr>
        <w:pStyle w:val="MMCbodytext"/>
        <w:spacing w:before="720"/>
        <w:rPr>
          <w:rFonts w:eastAsia="Calibri"/>
        </w:rPr>
      </w:pPr>
      <w:r>
        <w:rPr>
          <w:rFonts w:eastAsia="Calibri"/>
        </w:rPr>
        <w:t xml:space="preserve">The products described and contained in this report have undergone quality assurance (QA) reviews by the </w:t>
      </w:r>
      <w:r w:rsidRPr="00412D95">
        <w:rPr>
          <w:rFonts w:eastAsia="Calibri"/>
        </w:rPr>
        <w:t xml:space="preserve">Future of Flood Risk Data </w:t>
      </w:r>
      <w:r>
        <w:rPr>
          <w:rFonts w:eastAsia="Calibri"/>
        </w:rPr>
        <w:t>(FFRD) Technical Oversight Group (TOG). All technical requirements described in the SOP are met and the products are adequate for use to assess flood risk for the study basin.</w:t>
      </w:r>
    </w:p>
    <w:p w14:paraId="2B585DAA" w14:textId="73453B29" w:rsidR="00F406F4" w:rsidRDefault="00F406F4" w:rsidP="009C79EA">
      <w:pPr>
        <w:pStyle w:val="MMCbodytext"/>
        <w:spacing w:after="1680"/>
        <w:rPr>
          <w:rFonts w:eastAsia="Calibri"/>
        </w:rPr>
      </w:pPr>
      <w:r w:rsidRPr="009C79EA">
        <w:rPr>
          <w:rFonts w:eastAsia="Calibri"/>
        </w:rPr>
        <w:t xml:space="preserve">Signature constitutes approval to proceed to the </w:t>
      </w:r>
      <w:r w:rsidR="00F44C7A" w:rsidRPr="00F44C7A">
        <w:rPr>
          <w:rFonts w:eastAsia="Calibri"/>
        </w:rPr>
        <w:t>calibration phase</w:t>
      </w:r>
      <w:r w:rsidRPr="009C79EA">
        <w:rPr>
          <w:rFonts w:eastAsia="Calibri"/>
        </w:rPr>
        <w:t>.</w:t>
      </w:r>
    </w:p>
    <w:p w14:paraId="780E0345" w14:textId="68EF3189" w:rsidR="00F406F4" w:rsidRDefault="0065268E" w:rsidP="0060407C">
      <w:pPr>
        <w:pStyle w:val="ApprovalHeading2"/>
      </w:pPr>
      <w:bookmarkStart w:id="10" w:name="_Toc193789865"/>
      <w:r>
        <w:t>T</w:t>
      </w:r>
      <w:r w:rsidR="00877019" w:rsidRPr="009C79EA">
        <w:t>echnical</w:t>
      </w:r>
      <w:r w:rsidR="00877019">
        <w:t xml:space="preserve"> </w:t>
      </w:r>
      <w:r w:rsidR="00F406F4">
        <w:t>Oversight Group Representative</w:t>
      </w:r>
      <w:bookmarkEnd w:id="10"/>
    </w:p>
    <w:p w14:paraId="7117F392" w14:textId="5863DE82" w:rsidR="006D775A" w:rsidRPr="008B75C7" w:rsidRDefault="006D775A" w:rsidP="006D775A">
      <w:pPr>
        <w:spacing w:before="1440" w:after="480"/>
        <w:rPr>
          <w:rFonts w:eastAsia="Calibri" w:cs="Times New Roman"/>
          <w:sz w:val="20"/>
          <w:szCs w:val="24"/>
        </w:rPr>
      </w:pPr>
      <w:r w:rsidRPr="00360C98">
        <w:rPr>
          <w:rFonts w:eastAsia="Calibri" w:cs="Times New Roman"/>
          <w:sz w:val="20"/>
          <w:szCs w:val="24"/>
        </w:rPr>
        <w:t>Name</w:t>
      </w:r>
      <w:r w:rsidRPr="008B75C7">
        <w:rPr>
          <w:rFonts w:eastAsia="Calibri" w:cs="Times New Roman"/>
          <w:sz w:val="20"/>
          <w:szCs w:val="24"/>
        </w:rPr>
        <w:br/>
      </w:r>
      <w:r w:rsidRPr="00360C98">
        <w:rPr>
          <w:rFonts w:eastAsia="Calibri" w:cs="Times New Roman"/>
          <w:sz w:val="20"/>
          <w:szCs w:val="24"/>
        </w:rPr>
        <w:t>Title</w:t>
      </w:r>
      <w:r w:rsidRPr="008B75C7">
        <w:rPr>
          <w:rFonts w:eastAsia="Calibri" w:cs="Times New Roman"/>
          <w:sz w:val="20"/>
          <w:szCs w:val="24"/>
        </w:rPr>
        <w:br/>
      </w:r>
      <w:r w:rsidRPr="00360C98">
        <w:rPr>
          <w:rFonts w:eastAsia="Calibri" w:cs="Times New Roman"/>
          <w:sz w:val="20"/>
          <w:szCs w:val="24"/>
        </w:rPr>
        <w:t>Agency</w:t>
      </w:r>
    </w:p>
    <w:p w14:paraId="035352FA" w14:textId="4A65554C" w:rsidR="00CD4C52" w:rsidRPr="006E3FEA" w:rsidRDefault="00CD4C52" w:rsidP="006E3FEA">
      <w:pPr>
        <w:spacing w:before="1440" w:after="480"/>
        <w:rPr>
          <w:rFonts w:eastAsia="Calibri" w:cs="Times New Roman"/>
          <w:sz w:val="20"/>
          <w:szCs w:val="24"/>
        </w:rPr>
        <w:sectPr w:rsidR="00CD4C52" w:rsidRPr="006E3FEA" w:rsidSect="00FB383A">
          <w:headerReference w:type="default" r:id="rId14"/>
          <w:footerReference w:type="even" r:id="rId15"/>
          <w:footerReference w:type="default" r:id="rId16"/>
          <w:pgSz w:w="12240" w:h="15840" w:code="1"/>
          <w:pgMar w:top="1440" w:right="1440" w:bottom="1440" w:left="1440" w:header="360" w:footer="720" w:gutter="0"/>
          <w:pgNumType w:fmt="lowerRoman"/>
          <w:cols w:space="720"/>
          <w:docGrid w:linePitch="360"/>
        </w:sectPr>
      </w:pPr>
    </w:p>
    <w:p w14:paraId="33C48F51" w14:textId="45E6693C" w:rsidR="00AB2A8A" w:rsidRDefault="0060407C" w:rsidP="0060407C">
      <w:pPr>
        <w:pStyle w:val="Heading1"/>
      </w:pPr>
      <w:bookmarkStart w:id="13" w:name="_Toc193363663"/>
      <w:bookmarkStart w:id="14" w:name="_Toc216777946"/>
      <w:bookmarkStart w:id="15" w:name="_Toc216778109"/>
      <w:bookmarkStart w:id="16" w:name="_Toc193363664"/>
      <w:bookmarkStart w:id="17" w:name="_Toc216785307"/>
      <w:bookmarkEnd w:id="13"/>
      <w:bookmarkEnd w:id="14"/>
      <w:bookmarkEnd w:id="15"/>
      <w:r>
        <w:lastRenderedPageBreak/>
        <w:t>—</w:t>
      </w:r>
      <w:r w:rsidR="001213C8">
        <w:t>Basin Overview</w:t>
      </w:r>
      <w:bookmarkEnd w:id="16"/>
      <w:bookmarkEnd w:id="17"/>
    </w:p>
    <w:p w14:paraId="5E9BE31C" w14:textId="0B802797" w:rsidR="00044537" w:rsidRDefault="00044537" w:rsidP="0060407C">
      <w:pPr>
        <w:pStyle w:val="Heading2"/>
      </w:pPr>
      <w:bookmarkStart w:id="18" w:name="_Toc216785308"/>
      <w:r>
        <w:t>Basin Description</w:t>
      </w:r>
      <w:bookmarkEnd w:id="18"/>
    </w:p>
    <w:p w14:paraId="7E61C7C6" w14:textId="0B78CE44" w:rsidR="007F5778" w:rsidRPr="007F5778" w:rsidRDefault="000D529C" w:rsidP="009C79EA">
      <w:pPr>
        <w:pStyle w:val="MMCbodytext"/>
      </w:pPr>
      <w:r>
        <w:t>General description of the physical characteristics of the basin</w:t>
      </w:r>
      <w:r w:rsidR="008B4802">
        <w:t>.</w:t>
      </w:r>
    </w:p>
    <w:p w14:paraId="1C1EC368" w14:textId="04D6C73B" w:rsidR="00350829" w:rsidRDefault="002E295B" w:rsidP="0060407C">
      <w:pPr>
        <w:pStyle w:val="Heading2"/>
      </w:pPr>
      <w:bookmarkStart w:id="19" w:name="_Toc216785309"/>
      <w:r>
        <w:t>Data Preparation Overview</w:t>
      </w:r>
      <w:bookmarkEnd w:id="19"/>
    </w:p>
    <w:p w14:paraId="4413ACF5" w14:textId="46322006" w:rsidR="006355BF" w:rsidRDefault="00B40B99" w:rsidP="008B4802">
      <w:pPr>
        <w:pStyle w:val="MMCbodytext"/>
      </w:pPr>
      <w:bookmarkStart w:id="20" w:name="_Ref156915650"/>
      <w:r>
        <w:t xml:space="preserve">Include discussion </w:t>
      </w:r>
      <w:r w:rsidR="004C6200">
        <w:t xml:space="preserve">of </w:t>
      </w:r>
      <w:r w:rsidR="00D608DD">
        <w:t xml:space="preserve">team activities during the </w:t>
      </w:r>
      <w:r w:rsidR="004C6200">
        <w:t>s</w:t>
      </w:r>
      <w:r w:rsidR="00D608DD">
        <w:t xml:space="preserve">coping and </w:t>
      </w:r>
      <w:r w:rsidR="004C6200">
        <w:t>d</w:t>
      </w:r>
      <w:r w:rsidR="00D608DD">
        <w:t xml:space="preserve">ata </w:t>
      </w:r>
      <w:r w:rsidR="004C6200">
        <w:t>p</w:t>
      </w:r>
      <w:r w:rsidR="00D608DD">
        <w:t xml:space="preserve">reparation </w:t>
      </w:r>
      <w:r w:rsidR="004C6200">
        <w:t>e</w:t>
      </w:r>
      <w:r w:rsidR="00D608DD">
        <w:t>ffort</w:t>
      </w:r>
      <w:r w:rsidR="004C6200">
        <w:t xml:space="preserve">, </w:t>
      </w:r>
      <w:r>
        <w:t>s</w:t>
      </w:r>
      <w:r w:rsidR="006355BF">
        <w:t xml:space="preserve">takeholder </w:t>
      </w:r>
      <w:r>
        <w:t>engagement</w:t>
      </w:r>
      <w:r w:rsidR="00746E0D">
        <w:t>,</w:t>
      </w:r>
      <w:r w:rsidR="00A55C54">
        <w:t xml:space="preserve"> and project start date</w:t>
      </w:r>
      <w:r>
        <w:t>.</w:t>
      </w:r>
    </w:p>
    <w:p w14:paraId="1D644B2E" w14:textId="30826545" w:rsidR="00A55C54" w:rsidRDefault="00A55C54" w:rsidP="00105E2C">
      <w:pPr>
        <w:pStyle w:val="MMCtablecaption"/>
      </w:pPr>
      <w:bookmarkStart w:id="21" w:name="_Toc216778035"/>
      <w:r>
        <w:t xml:space="preserve">Table </w:t>
      </w:r>
      <w:fldSimple w:instr=" STYLEREF 1 \s ">
        <w:r w:rsidR="004C3974">
          <w:rPr>
            <w:noProof/>
          </w:rPr>
          <w:t>1</w:t>
        </w:r>
      </w:fldSimple>
      <w:r w:rsidR="00C23AFE">
        <w:t>.</w:t>
      </w:r>
      <w:fldSimple w:instr=" SEQ Table \* ARABIC \s 1 ">
        <w:r w:rsidR="004C3974">
          <w:rPr>
            <w:noProof/>
          </w:rPr>
          <w:t>1</w:t>
        </w:r>
      </w:fldSimple>
      <w:r>
        <w:t>. Key Team Members</w:t>
      </w:r>
      <w:r w:rsidR="00222485">
        <w:t xml:space="preserve"> for Scoping and Data Preparation Effort</w:t>
      </w:r>
      <w:bookmarkEnd w:id="21"/>
    </w:p>
    <w:tbl>
      <w:tblPr>
        <w:tblStyle w:val="TableGrid"/>
        <w:tblW w:w="9360" w:type="dxa"/>
        <w:jc w:val="center"/>
        <w:tblLayout w:type="fixed"/>
        <w:tblLook w:val="04A0" w:firstRow="1" w:lastRow="0" w:firstColumn="1" w:lastColumn="0" w:noHBand="0" w:noVBand="1"/>
      </w:tblPr>
      <w:tblGrid>
        <w:gridCol w:w="4675"/>
        <w:gridCol w:w="4685"/>
      </w:tblGrid>
      <w:tr w:rsidR="00B40B99" w14:paraId="24BF34CD" w14:textId="77777777" w:rsidTr="009C79EA">
        <w:trPr>
          <w:jc w:val="center"/>
        </w:trPr>
        <w:tc>
          <w:tcPr>
            <w:tcW w:w="4670" w:type="dxa"/>
          </w:tcPr>
          <w:p w14:paraId="4858D07A" w14:textId="4B3DC490" w:rsidR="00B40B99" w:rsidRDefault="00B40B99" w:rsidP="00105E2C">
            <w:pPr>
              <w:pStyle w:val="MMCtablehead"/>
            </w:pPr>
            <w:r>
              <w:t>Role</w:t>
            </w:r>
          </w:p>
        </w:tc>
        <w:tc>
          <w:tcPr>
            <w:tcW w:w="4680" w:type="dxa"/>
          </w:tcPr>
          <w:p w14:paraId="1242B8FB" w14:textId="196095B8" w:rsidR="00B40B99" w:rsidRDefault="00B40B99" w:rsidP="00105E2C">
            <w:pPr>
              <w:pStyle w:val="MMCtablehead"/>
            </w:pPr>
            <w:r>
              <w:t>Team Member</w:t>
            </w:r>
          </w:p>
        </w:tc>
      </w:tr>
      <w:tr w:rsidR="00B40B99" w14:paraId="6B42CFBF" w14:textId="77777777" w:rsidTr="009C79EA">
        <w:trPr>
          <w:jc w:val="center"/>
        </w:trPr>
        <w:tc>
          <w:tcPr>
            <w:tcW w:w="4670" w:type="dxa"/>
          </w:tcPr>
          <w:p w14:paraId="5659581D" w14:textId="77777777" w:rsidR="00B40B99" w:rsidRDefault="00B40B99" w:rsidP="00105E2C">
            <w:pPr>
              <w:pStyle w:val="MMCtabletext"/>
            </w:pPr>
          </w:p>
        </w:tc>
        <w:tc>
          <w:tcPr>
            <w:tcW w:w="4680" w:type="dxa"/>
          </w:tcPr>
          <w:p w14:paraId="3C9640DA" w14:textId="77777777" w:rsidR="00B40B99" w:rsidRDefault="00B40B99" w:rsidP="00105E2C">
            <w:pPr>
              <w:pStyle w:val="MMCtabletext"/>
            </w:pPr>
          </w:p>
        </w:tc>
      </w:tr>
      <w:tr w:rsidR="00B40B99" w14:paraId="4278C9B8" w14:textId="77777777" w:rsidTr="009C79EA">
        <w:trPr>
          <w:jc w:val="center"/>
        </w:trPr>
        <w:tc>
          <w:tcPr>
            <w:tcW w:w="4670" w:type="dxa"/>
          </w:tcPr>
          <w:p w14:paraId="7D28C972" w14:textId="77777777" w:rsidR="00B40B99" w:rsidRDefault="00B40B99" w:rsidP="00105E2C">
            <w:pPr>
              <w:pStyle w:val="MMCtabletext"/>
            </w:pPr>
          </w:p>
        </w:tc>
        <w:tc>
          <w:tcPr>
            <w:tcW w:w="4680" w:type="dxa"/>
          </w:tcPr>
          <w:p w14:paraId="20C50C62" w14:textId="77777777" w:rsidR="00B40B99" w:rsidRDefault="00B40B99" w:rsidP="00105E2C">
            <w:pPr>
              <w:pStyle w:val="MMCtabletext"/>
            </w:pPr>
          </w:p>
        </w:tc>
      </w:tr>
      <w:tr w:rsidR="00B40B99" w14:paraId="39A113C9" w14:textId="77777777" w:rsidTr="009C79EA">
        <w:trPr>
          <w:jc w:val="center"/>
        </w:trPr>
        <w:tc>
          <w:tcPr>
            <w:tcW w:w="4670" w:type="dxa"/>
          </w:tcPr>
          <w:p w14:paraId="2EDF6193" w14:textId="77777777" w:rsidR="00B40B99" w:rsidRDefault="00B40B99" w:rsidP="00105E2C">
            <w:pPr>
              <w:pStyle w:val="MMCtabletext"/>
            </w:pPr>
          </w:p>
        </w:tc>
        <w:tc>
          <w:tcPr>
            <w:tcW w:w="4680" w:type="dxa"/>
          </w:tcPr>
          <w:p w14:paraId="4AAF140D" w14:textId="77777777" w:rsidR="00B40B99" w:rsidRDefault="00B40B99" w:rsidP="00105E2C">
            <w:pPr>
              <w:pStyle w:val="MMCtabletext"/>
            </w:pPr>
          </w:p>
        </w:tc>
      </w:tr>
      <w:tr w:rsidR="00B40B99" w14:paraId="3FC48722" w14:textId="77777777" w:rsidTr="009C79EA">
        <w:trPr>
          <w:jc w:val="center"/>
        </w:trPr>
        <w:tc>
          <w:tcPr>
            <w:tcW w:w="4670" w:type="dxa"/>
          </w:tcPr>
          <w:p w14:paraId="7380D06C" w14:textId="77777777" w:rsidR="00B40B99" w:rsidRDefault="00B40B99" w:rsidP="00105E2C">
            <w:pPr>
              <w:pStyle w:val="MMCtabletext"/>
            </w:pPr>
          </w:p>
        </w:tc>
        <w:tc>
          <w:tcPr>
            <w:tcW w:w="4680" w:type="dxa"/>
          </w:tcPr>
          <w:p w14:paraId="2FC8A73C" w14:textId="77777777" w:rsidR="00B40B99" w:rsidRDefault="00B40B99" w:rsidP="00105E2C">
            <w:pPr>
              <w:pStyle w:val="MMCtabletext"/>
            </w:pPr>
          </w:p>
        </w:tc>
      </w:tr>
    </w:tbl>
    <w:p w14:paraId="05A1A89F" w14:textId="4911AE55" w:rsidR="00D87AE3" w:rsidRPr="0065268E" w:rsidRDefault="0065268E" w:rsidP="0060407C">
      <w:pPr>
        <w:pStyle w:val="Heading2"/>
      </w:pPr>
      <w:bookmarkStart w:id="22" w:name="_Toc203123730"/>
      <w:bookmarkStart w:id="23" w:name="_Toc203123731"/>
      <w:bookmarkStart w:id="24" w:name="_Toc216785310"/>
      <w:bookmarkEnd w:id="22"/>
      <w:bookmarkEnd w:id="23"/>
      <w:r w:rsidRPr="009C79EA">
        <w:t>Future of Flood Risk Data</w:t>
      </w:r>
      <w:r w:rsidRPr="009C79EA" w:rsidDel="0065268E">
        <w:t xml:space="preserve"> </w:t>
      </w:r>
      <w:r w:rsidR="00D87AE3" w:rsidRPr="0065268E">
        <w:t>Project Workflow</w:t>
      </w:r>
      <w:bookmarkEnd w:id="24"/>
    </w:p>
    <w:p w14:paraId="2D1E13FC" w14:textId="1573D8B1" w:rsidR="003B15AE" w:rsidRPr="009C79EA" w:rsidRDefault="00D87AE3" w:rsidP="009C79EA">
      <w:pPr>
        <w:pStyle w:val="MMCbodytext"/>
      </w:pPr>
      <w:r w:rsidRPr="003B15AE">
        <w:t xml:space="preserve">This report describes all </w:t>
      </w:r>
      <w:proofErr w:type="gramStart"/>
      <w:r w:rsidRPr="003B15AE">
        <w:t>effort</w:t>
      </w:r>
      <w:proofErr w:type="gramEnd"/>
      <w:r w:rsidRPr="003B15AE">
        <w:t xml:space="preserve"> by the team to complete the Scoping and Data Preparation Phase of the FFRD project for [basin name] basin. In the context of delivery of the entire FFRD project delivery, this is the first of five phases </w:t>
      </w:r>
      <w:r w:rsidR="003F0637">
        <w:t>(</w:t>
      </w:r>
      <w:r w:rsidR="00863563">
        <w:fldChar w:fldCharType="begin"/>
      </w:r>
      <w:r w:rsidR="00863563">
        <w:instrText xml:space="preserve"> REF _Ref216778049 \h </w:instrText>
      </w:r>
      <w:r w:rsidR="00863563">
        <w:fldChar w:fldCharType="separate"/>
      </w:r>
      <w:r w:rsidR="00863563">
        <w:t xml:space="preserve">Figure </w:t>
      </w:r>
      <w:r w:rsidR="00863563">
        <w:rPr>
          <w:noProof/>
        </w:rPr>
        <w:t>1</w:t>
      </w:r>
      <w:r w:rsidR="00863563">
        <w:t>.</w:t>
      </w:r>
      <w:r w:rsidR="00863563">
        <w:rPr>
          <w:noProof/>
        </w:rPr>
        <w:t>1</w:t>
      </w:r>
      <w:r w:rsidR="00863563">
        <w:fldChar w:fldCharType="end"/>
      </w:r>
      <w:r w:rsidR="003F0637">
        <w:t>)</w:t>
      </w:r>
      <w:r w:rsidRPr="003B15AE">
        <w:t>.</w:t>
      </w:r>
      <w:r w:rsidR="003B15AE" w:rsidRPr="003B15AE">
        <w:br w:type="page"/>
      </w:r>
    </w:p>
    <w:p w14:paraId="2C41E922" w14:textId="184CC2DD" w:rsidR="004315F1" w:rsidRPr="00273B89" w:rsidRDefault="004315F1" w:rsidP="009C79EA">
      <w:pPr>
        <w:pStyle w:val="MMCfigurecaption"/>
      </w:pPr>
      <w:bookmarkStart w:id="25" w:name="_Ref216778049"/>
      <w:bookmarkStart w:id="26" w:name="_Toc216778032"/>
      <w:r>
        <w:lastRenderedPageBreak/>
        <w:t xml:space="preserve">Figure </w:t>
      </w:r>
      <w:fldSimple w:instr=" STYLEREF 1 \s ">
        <w:r w:rsidR="004C3974">
          <w:rPr>
            <w:noProof/>
          </w:rPr>
          <w:t>1</w:t>
        </w:r>
      </w:fldSimple>
      <w:r w:rsidR="00C23AFE">
        <w:t>.</w:t>
      </w:r>
      <w:fldSimple w:instr=" SEQ Figure \* ARABIC \s 1 ">
        <w:r w:rsidR="004C3974">
          <w:rPr>
            <w:noProof/>
          </w:rPr>
          <w:t>1</w:t>
        </w:r>
      </w:fldSimple>
      <w:bookmarkEnd w:id="25"/>
      <w:r>
        <w:t>. </w:t>
      </w:r>
      <w:r w:rsidR="003B15AE">
        <w:t>Five Phases of Future of Flood Risk Data Project Delivery</w:t>
      </w:r>
      <w:bookmarkEnd w:id="26"/>
    </w:p>
    <w:p w14:paraId="01345F02" w14:textId="77777777" w:rsidR="00D87AE3" w:rsidRDefault="00D87AE3" w:rsidP="00D87AE3">
      <w:pPr>
        <w:jc w:val="center"/>
      </w:pPr>
      <w:r w:rsidRPr="00035CED">
        <w:rPr>
          <w:rFonts w:eastAsia="Times New Roman" w:cs="Times New Roman"/>
          <w:noProof/>
          <w:sz w:val="20"/>
          <w:szCs w:val="24"/>
        </w:rPr>
        <w:drawing>
          <wp:inline distT="0" distB="0" distL="0" distR="0" wp14:anchorId="590C7F34" wp14:editId="27AD73DB">
            <wp:extent cx="2947690" cy="4180115"/>
            <wp:effectExtent l="0" t="0" r="0" b="0"/>
            <wp:docPr id="92889485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62142" cy="4200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2771EC" w14:textId="77777777" w:rsidR="004315F1" w:rsidRDefault="004315F1" w:rsidP="00D87AE3">
      <w:pPr>
        <w:jc w:val="center"/>
        <w:sectPr w:rsidR="004315F1" w:rsidSect="0060407C">
          <w:headerReference w:type="default" r:id="rId18"/>
          <w:pgSz w:w="12240" w:h="15840" w:code="1"/>
          <w:pgMar w:top="1440" w:right="1440" w:bottom="1440" w:left="1440" w:header="360" w:footer="720" w:gutter="0"/>
          <w:pgNumType w:start="1"/>
          <w:cols w:space="720"/>
          <w:docGrid w:linePitch="360"/>
        </w:sectPr>
      </w:pPr>
    </w:p>
    <w:p w14:paraId="0F2A8395" w14:textId="0DC7F99F" w:rsidR="002E295B" w:rsidRDefault="0060407C" w:rsidP="0060407C">
      <w:pPr>
        <w:pStyle w:val="Heading1"/>
      </w:pPr>
      <w:bookmarkStart w:id="29" w:name="_Toc203123733"/>
      <w:bookmarkStart w:id="30" w:name="_Toc216785311"/>
      <w:bookmarkEnd w:id="29"/>
      <w:r>
        <w:lastRenderedPageBreak/>
        <w:t>—</w:t>
      </w:r>
      <w:bookmarkStart w:id="31" w:name="_Toc216777951"/>
      <w:bookmarkStart w:id="32" w:name="_Toc216778114"/>
      <w:bookmarkEnd w:id="31"/>
      <w:bookmarkEnd w:id="32"/>
      <w:r w:rsidR="002E295B">
        <w:t>Standards</w:t>
      </w:r>
      <w:bookmarkEnd w:id="30"/>
    </w:p>
    <w:p w14:paraId="03AB6EF4" w14:textId="61FC312B" w:rsidR="00DA7D27" w:rsidRDefault="00DA7D27" w:rsidP="0060407C">
      <w:pPr>
        <w:pStyle w:val="Heading2"/>
      </w:pPr>
      <w:bookmarkStart w:id="33" w:name="_Toc193363665"/>
      <w:bookmarkStart w:id="34" w:name="_Toc216785312"/>
      <w:bookmarkEnd w:id="20"/>
      <w:bookmarkEnd w:id="33"/>
      <w:r>
        <w:t>Projection</w:t>
      </w:r>
      <w:bookmarkEnd w:id="34"/>
    </w:p>
    <w:p w14:paraId="07FE8E50" w14:textId="77777777" w:rsidR="00D8493D" w:rsidRPr="00D8493D" w:rsidRDefault="00D8493D" w:rsidP="00D8493D">
      <w:pPr>
        <w:pStyle w:val="MMCbodytext"/>
      </w:pPr>
      <w:r w:rsidRPr="00D8493D">
        <w:t>[body text]</w:t>
      </w:r>
    </w:p>
    <w:p w14:paraId="788E92C6" w14:textId="0B032BF8" w:rsidR="00DA7D27" w:rsidRDefault="00DA7D27" w:rsidP="00DA7D27">
      <w:pPr>
        <w:pStyle w:val="MMCtablecaption"/>
      </w:pPr>
      <w:bookmarkStart w:id="35" w:name="_Toc216778036"/>
      <w:r>
        <w:t xml:space="preserve">Table </w:t>
      </w:r>
      <w:fldSimple w:instr=" STYLEREF 1 \s ">
        <w:r w:rsidR="004C3974">
          <w:rPr>
            <w:noProof/>
          </w:rPr>
          <w:t>2</w:t>
        </w:r>
      </w:fldSimple>
      <w:r w:rsidR="00C23AFE">
        <w:t>.</w:t>
      </w:r>
      <w:fldSimple w:instr=" SEQ Table \* ARABIC \s 1 ">
        <w:r w:rsidR="004C3974">
          <w:rPr>
            <w:noProof/>
          </w:rPr>
          <w:t>1</w:t>
        </w:r>
      </w:fldSimple>
      <w:r>
        <w:t>. Geospatial Projection Details</w:t>
      </w:r>
      <w:bookmarkEnd w:id="35"/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022"/>
        <w:gridCol w:w="7338"/>
      </w:tblGrid>
      <w:tr w:rsidR="00DA7D27" w:rsidRPr="00702137" w14:paraId="211356A6" w14:textId="77777777" w:rsidTr="009C79EA">
        <w:trPr>
          <w:jc w:val="center"/>
        </w:trPr>
        <w:tc>
          <w:tcPr>
            <w:tcW w:w="2022" w:type="dxa"/>
          </w:tcPr>
          <w:p w14:paraId="10A19E02" w14:textId="77777777" w:rsidR="00DA7D27" w:rsidRPr="00702137" w:rsidRDefault="00DA7D27" w:rsidP="009C79EA">
            <w:pPr>
              <w:pStyle w:val="MMCtablehead"/>
              <w:rPr>
                <w:caps/>
              </w:rPr>
            </w:pPr>
            <w:r w:rsidRPr="00702137">
              <w:t>PROJCS</w:t>
            </w:r>
          </w:p>
        </w:tc>
        <w:tc>
          <w:tcPr>
            <w:tcW w:w="7338" w:type="dxa"/>
          </w:tcPr>
          <w:p w14:paraId="233771BE" w14:textId="77777777" w:rsidR="00DA7D27" w:rsidRPr="00702137" w:rsidRDefault="00DA7D27" w:rsidP="009C79EA">
            <w:pPr>
              <w:pStyle w:val="MMCtabletext"/>
              <w:rPr>
                <w:b/>
                <w:caps/>
              </w:rPr>
            </w:pPr>
            <w:proofErr w:type="spellStart"/>
            <w:r w:rsidRPr="00702137">
              <w:t>USA_Contiguous_Albers_Equal_Area_Conic_USGS_version</w:t>
            </w:r>
            <w:proofErr w:type="spellEnd"/>
          </w:p>
        </w:tc>
      </w:tr>
      <w:tr w:rsidR="00DA7D27" w:rsidRPr="00702137" w14:paraId="67EF3A20" w14:textId="77777777" w:rsidTr="009C79EA">
        <w:trPr>
          <w:jc w:val="center"/>
        </w:trPr>
        <w:tc>
          <w:tcPr>
            <w:tcW w:w="2022" w:type="dxa"/>
          </w:tcPr>
          <w:p w14:paraId="7DEFE2DC" w14:textId="77777777" w:rsidR="00DA7D27" w:rsidRPr="00702137" w:rsidRDefault="00DA7D27" w:rsidP="009C79EA">
            <w:pPr>
              <w:pStyle w:val="MMCtablehead"/>
              <w:rPr>
                <w:caps/>
              </w:rPr>
            </w:pPr>
            <w:r w:rsidRPr="00702137">
              <w:t>GEOGCS</w:t>
            </w:r>
          </w:p>
        </w:tc>
        <w:tc>
          <w:tcPr>
            <w:tcW w:w="7338" w:type="dxa"/>
          </w:tcPr>
          <w:p w14:paraId="76DF19D7" w14:textId="77777777" w:rsidR="00DA7D27" w:rsidRPr="00702137" w:rsidRDefault="00DA7D27" w:rsidP="009C79EA">
            <w:pPr>
              <w:pStyle w:val="MMCtabletext"/>
              <w:rPr>
                <w:b/>
                <w:caps/>
              </w:rPr>
            </w:pPr>
            <w:r w:rsidRPr="00702137">
              <w:t>GCS_North_American_1983</w:t>
            </w:r>
          </w:p>
        </w:tc>
      </w:tr>
      <w:tr w:rsidR="00DA7D27" w:rsidRPr="00702137" w14:paraId="6052AC20" w14:textId="77777777" w:rsidTr="009C79EA">
        <w:trPr>
          <w:jc w:val="center"/>
        </w:trPr>
        <w:tc>
          <w:tcPr>
            <w:tcW w:w="2022" w:type="dxa"/>
          </w:tcPr>
          <w:p w14:paraId="5F95C28D" w14:textId="77777777" w:rsidR="00DA7D27" w:rsidRPr="00702137" w:rsidRDefault="00DA7D27" w:rsidP="009C79EA">
            <w:pPr>
              <w:pStyle w:val="MMCtablehead"/>
              <w:rPr>
                <w:caps/>
              </w:rPr>
            </w:pPr>
            <w:r w:rsidRPr="00702137">
              <w:t>DATUM</w:t>
            </w:r>
          </w:p>
        </w:tc>
        <w:tc>
          <w:tcPr>
            <w:tcW w:w="7338" w:type="dxa"/>
          </w:tcPr>
          <w:p w14:paraId="0F558EC4" w14:textId="77777777" w:rsidR="00DA7D27" w:rsidRPr="00702137" w:rsidRDefault="00DA7D27" w:rsidP="009C79EA">
            <w:pPr>
              <w:pStyle w:val="MMCtabletext"/>
              <w:rPr>
                <w:b/>
                <w:caps/>
              </w:rPr>
            </w:pPr>
            <w:r w:rsidRPr="00702137">
              <w:t>D_North_American_1983</w:t>
            </w:r>
          </w:p>
        </w:tc>
      </w:tr>
      <w:tr w:rsidR="00DA7D27" w:rsidRPr="00702137" w14:paraId="12B2E054" w14:textId="77777777" w:rsidTr="009C79EA">
        <w:trPr>
          <w:jc w:val="center"/>
        </w:trPr>
        <w:tc>
          <w:tcPr>
            <w:tcW w:w="2022" w:type="dxa"/>
          </w:tcPr>
          <w:p w14:paraId="5EA226EF" w14:textId="77777777" w:rsidR="00DA7D27" w:rsidRPr="00702137" w:rsidRDefault="00DA7D27" w:rsidP="009C79EA">
            <w:pPr>
              <w:pStyle w:val="MMCtablehead"/>
              <w:rPr>
                <w:caps/>
              </w:rPr>
            </w:pPr>
            <w:r w:rsidRPr="00702137">
              <w:t>SPHEROID</w:t>
            </w:r>
          </w:p>
        </w:tc>
        <w:tc>
          <w:tcPr>
            <w:tcW w:w="7338" w:type="dxa"/>
          </w:tcPr>
          <w:p w14:paraId="0DBC7A77" w14:textId="77777777" w:rsidR="00DA7D27" w:rsidRPr="00702137" w:rsidRDefault="00DA7D27" w:rsidP="009C79EA">
            <w:pPr>
              <w:pStyle w:val="MMCtabletext"/>
              <w:rPr>
                <w:b/>
                <w:caps/>
              </w:rPr>
            </w:pPr>
            <w:r w:rsidRPr="00702137">
              <w:t>GRS_1980, 6378137.0, 298.257222101</w:t>
            </w:r>
          </w:p>
        </w:tc>
      </w:tr>
      <w:tr w:rsidR="00DA7D27" w:rsidRPr="00702137" w14:paraId="25136858" w14:textId="77777777" w:rsidTr="009C79EA">
        <w:trPr>
          <w:jc w:val="center"/>
        </w:trPr>
        <w:tc>
          <w:tcPr>
            <w:tcW w:w="2022" w:type="dxa"/>
          </w:tcPr>
          <w:p w14:paraId="7354B9B9" w14:textId="77777777" w:rsidR="00DA7D27" w:rsidRPr="00702137" w:rsidRDefault="00DA7D27" w:rsidP="009C79EA">
            <w:pPr>
              <w:pStyle w:val="MMCtablehead"/>
              <w:rPr>
                <w:caps/>
              </w:rPr>
            </w:pPr>
            <w:r w:rsidRPr="00702137">
              <w:t>PRIMEM</w:t>
            </w:r>
          </w:p>
        </w:tc>
        <w:tc>
          <w:tcPr>
            <w:tcW w:w="7338" w:type="dxa"/>
          </w:tcPr>
          <w:p w14:paraId="1465EBCA" w14:textId="77777777" w:rsidR="00DA7D27" w:rsidRPr="00702137" w:rsidRDefault="00DA7D27" w:rsidP="009C79EA">
            <w:pPr>
              <w:pStyle w:val="MMCtabletext"/>
              <w:rPr>
                <w:b/>
                <w:caps/>
              </w:rPr>
            </w:pPr>
            <w:r w:rsidRPr="00702137">
              <w:t>Greenwich, 0.0</w:t>
            </w:r>
          </w:p>
        </w:tc>
      </w:tr>
      <w:tr w:rsidR="00DA7D27" w:rsidRPr="00702137" w14:paraId="3C1ABF95" w14:textId="77777777" w:rsidTr="009C79EA">
        <w:trPr>
          <w:jc w:val="center"/>
        </w:trPr>
        <w:tc>
          <w:tcPr>
            <w:tcW w:w="2022" w:type="dxa"/>
          </w:tcPr>
          <w:p w14:paraId="7496C824" w14:textId="77777777" w:rsidR="00DA7D27" w:rsidRPr="00702137" w:rsidRDefault="00DA7D27" w:rsidP="009C79EA">
            <w:pPr>
              <w:pStyle w:val="MMCtablehead"/>
              <w:rPr>
                <w:caps/>
              </w:rPr>
            </w:pPr>
            <w:r w:rsidRPr="00702137">
              <w:t>UNIT</w:t>
            </w:r>
          </w:p>
        </w:tc>
        <w:tc>
          <w:tcPr>
            <w:tcW w:w="7338" w:type="dxa"/>
          </w:tcPr>
          <w:p w14:paraId="5788F48E" w14:textId="77777777" w:rsidR="00DA7D27" w:rsidRPr="00702137" w:rsidRDefault="00DA7D27" w:rsidP="009C79EA">
            <w:pPr>
              <w:pStyle w:val="MMCtabletext"/>
              <w:rPr>
                <w:b/>
                <w:caps/>
              </w:rPr>
            </w:pPr>
            <w:r w:rsidRPr="00702137">
              <w:t>Degree, 0.0174532925199433</w:t>
            </w:r>
          </w:p>
        </w:tc>
      </w:tr>
      <w:tr w:rsidR="00DA7D27" w:rsidRPr="00702137" w14:paraId="4086CEEA" w14:textId="77777777" w:rsidTr="009C79EA">
        <w:trPr>
          <w:jc w:val="center"/>
        </w:trPr>
        <w:tc>
          <w:tcPr>
            <w:tcW w:w="2022" w:type="dxa"/>
          </w:tcPr>
          <w:p w14:paraId="6934825B" w14:textId="77777777" w:rsidR="00DA7D27" w:rsidRPr="00702137" w:rsidRDefault="00DA7D27" w:rsidP="009C79EA">
            <w:pPr>
              <w:pStyle w:val="MMCtablehead"/>
              <w:rPr>
                <w:caps/>
              </w:rPr>
            </w:pPr>
            <w:r w:rsidRPr="00702137">
              <w:t>PROJECTION</w:t>
            </w:r>
          </w:p>
        </w:tc>
        <w:tc>
          <w:tcPr>
            <w:tcW w:w="7338" w:type="dxa"/>
          </w:tcPr>
          <w:p w14:paraId="1E79C4FD" w14:textId="77777777" w:rsidR="00DA7D27" w:rsidRPr="00702137" w:rsidRDefault="00DA7D27" w:rsidP="009C79EA">
            <w:pPr>
              <w:pStyle w:val="MMCtabletext"/>
              <w:rPr>
                <w:b/>
                <w:caps/>
              </w:rPr>
            </w:pPr>
            <w:r w:rsidRPr="00702137">
              <w:t>Albers</w:t>
            </w:r>
          </w:p>
        </w:tc>
      </w:tr>
      <w:tr w:rsidR="00DA7D27" w:rsidRPr="00702137" w14:paraId="382753D8" w14:textId="77777777" w:rsidTr="009C79EA">
        <w:trPr>
          <w:jc w:val="center"/>
        </w:trPr>
        <w:tc>
          <w:tcPr>
            <w:tcW w:w="2022" w:type="dxa"/>
          </w:tcPr>
          <w:p w14:paraId="0EBCB8E8" w14:textId="77777777" w:rsidR="00DA7D27" w:rsidRPr="00702137" w:rsidRDefault="00DA7D27" w:rsidP="009C79EA">
            <w:pPr>
              <w:pStyle w:val="MMCtablehead"/>
              <w:rPr>
                <w:caps/>
              </w:rPr>
            </w:pPr>
            <w:r w:rsidRPr="00702137">
              <w:t>PARAMETER</w:t>
            </w:r>
          </w:p>
        </w:tc>
        <w:tc>
          <w:tcPr>
            <w:tcW w:w="7338" w:type="dxa"/>
          </w:tcPr>
          <w:p w14:paraId="790E6436" w14:textId="77777777" w:rsidR="00DA7D27" w:rsidRPr="00702137" w:rsidRDefault="00DA7D27" w:rsidP="009C79EA">
            <w:pPr>
              <w:pStyle w:val="MMCtabletext"/>
              <w:rPr>
                <w:b/>
                <w:caps/>
              </w:rPr>
            </w:pPr>
            <w:proofErr w:type="spellStart"/>
            <w:r w:rsidRPr="00702137">
              <w:t>False_Easting</w:t>
            </w:r>
            <w:proofErr w:type="spellEnd"/>
            <w:r w:rsidRPr="00702137">
              <w:t>, 0.0</w:t>
            </w:r>
          </w:p>
        </w:tc>
      </w:tr>
      <w:tr w:rsidR="00DA7D27" w:rsidRPr="00702137" w14:paraId="40268FB5" w14:textId="77777777" w:rsidTr="009C79EA">
        <w:trPr>
          <w:jc w:val="center"/>
        </w:trPr>
        <w:tc>
          <w:tcPr>
            <w:tcW w:w="2022" w:type="dxa"/>
          </w:tcPr>
          <w:p w14:paraId="57C8526B" w14:textId="77777777" w:rsidR="00DA7D27" w:rsidRPr="00702137" w:rsidRDefault="00DA7D27" w:rsidP="009C79EA">
            <w:pPr>
              <w:pStyle w:val="MMCtablehead"/>
              <w:rPr>
                <w:caps/>
              </w:rPr>
            </w:pPr>
            <w:r w:rsidRPr="00702137">
              <w:t>PARAMETER</w:t>
            </w:r>
          </w:p>
        </w:tc>
        <w:tc>
          <w:tcPr>
            <w:tcW w:w="7338" w:type="dxa"/>
          </w:tcPr>
          <w:p w14:paraId="3B0EC19E" w14:textId="77777777" w:rsidR="00DA7D27" w:rsidRPr="00702137" w:rsidRDefault="00DA7D27" w:rsidP="009C79EA">
            <w:pPr>
              <w:pStyle w:val="MMCtabletext"/>
              <w:rPr>
                <w:b/>
                <w:caps/>
              </w:rPr>
            </w:pPr>
            <w:proofErr w:type="spellStart"/>
            <w:r w:rsidRPr="00702137">
              <w:t>False_Northing</w:t>
            </w:r>
            <w:proofErr w:type="spellEnd"/>
            <w:r w:rsidRPr="00702137">
              <w:t>, 0.0</w:t>
            </w:r>
          </w:p>
        </w:tc>
      </w:tr>
      <w:tr w:rsidR="00DA7D27" w:rsidRPr="00702137" w14:paraId="79D7413B" w14:textId="77777777" w:rsidTr="009C79EA">
        <w:trPr>
          <w:jc w:val="center"/>
        </w:trPr>
        <w:tc>
          <w:tcPr>
            <w:tcW w:w="2022" w:type="dxa"/>
          </w:tcPr>
          <w:p w14:paraId="2263ED45" w14:textId="77777777" w:rsidR="00DA7D27" w:rsidRPr="00702137" w:rsidRDefault="00DA7D27" w:rsidP="009C79EA">
            <w:pPr>
              <w:pStyle w:val="MMCtablehead"/>
              <w:rPr>
                <w:caps/>
              </w:rPr>
            </w:pPr>
            <w:r w:rsidRPr="00702137">
              <w:t>PARAMETER</w:t>
            </w:r>
          </w:p>
        </w:tc>
        <w:tc>
          <w:tcPr>
            <w:tcW w:w="7338" w:type="dxa"/>
          </w:tcPr>
          <w:p w14:paraId="6E9233B9" w14:textId="77777777" w:rsidR="00DA7D27" w:rsidRPr="00702137" w:rsidRDefault="00DA7D27" w:rsidP="009C79EA">
            <w:pPr>
              <w:pStyle w:val="MMCtabletext"/>
              <w:rPr>
                <w:b/>
                <w:caps/>
              </w:rPr>
            </w:pPr>
            <w:proofErr w:type="spellStart"/>
            <w:r w:rsidRPr="00702137">
              <w:t>Central_Meridian</w:t>
            </w:r>
            <w:proofErr w:type="spellEnd"/>
            <w:r w:rsidRPr="00702137">
              <w:t>, -96.0</w:t>
            </w:r>
          </w:p>
        </w:tc>
      </w:tr>
      <w:tr w:rsidR="00DA7D27" w:rsidRPr="00702137" w14:paraId="6515AB88" w14:textId="77777777" w:rsidTr="009C79EA">
        <w:trPr>
          <w:jc w:val="center"/>
        </w:trPr>
        <w:tc>
          <w:tcPr>
            <w:tcW w:w="2022" w:type="dxa"/>
          </w:tcPr>
          <w:p w14:paraId="51EE6C8B" w14:textId="77777777" w:rsidR="00DA7D27" w:rsidRPr="00702137" w:rsidRDefault="00DA7D27" w:rsidP="009C79EA">
            <w:pPr>
              <w:pStyle w:val="MMCtablehead"/>
              <w:rPr>
                <w:caps/>
              </w:rPr>
            </w:pPr>
            <w:r w:rsidRPr="00702137">
              <w:t>PARAMETER</w:t>
            </w:r>
          </w:p>
        </w:tc>
        <w:tc>
          <w:tcPr>
            <w:tcW w:w="7338" w:type="dxa"/>
          </w:tcPr>
          <w:p w14:paraId="42C6F0EE" w14:textId="77777777" w:rsidR="00DA7D27" w:rsidRPr="00702137" w:rsidRDefault="00DA7D27" w:rsidP="009C79EA">
            <w:pPr>
              <w:pStyle w:val="MMCtabletext"/>
              <w:rPr>
                <w:b/>
                <w:caps/>
              </w:rPr>
            </w:pPr>
            <w:r w:rsidRPr="00702137">
              <w:t>Standard_Parallel_1, 29.5</w:t>
            </w:r>
          </w:p>
        </w:tc>
      </w:tr>
      <w:tr w:rsidR="00DA7D27" w:rsidRPr="00702137" w14:paraId="7A0C4161" w14:textId="77777777" w:rsidTr="009C79EA">
        <w:trPr>
          <w:jc w:val="center"/>
        </w:trPr>
        <w:tc>
          <w:tcPr>
            <w:tcW w:w="2022" w:type="dxa"/>
          </w:tcPr>
          <w:p w14:paraId="0B626EC7" w14:textId="77777777" w:rsidR="00DA7D27" w:rsidRPr="00702137" w:rsidRDefault="00DA7D27" w:rsidP="009C79EA">
            <w:pPr>
              <w:pStyle w:val="MMCtablehead"/>
              <w:rPr>
                <w:caps/>
              </w:rPr>
            </w:pPr>
            <w:r w:rsidRPr="00702137">
              <w:t>PARAMETER</w:t>
            </w:r>
          </w:p>
        </w:tc>
        <w:tc>
          <w:tcPr>
            <w:tcW w:w="7338" w:type="dxa"/>
          </w:tcPr>
          <w:p w14:paraId="5A40911F" w14:textId="77777777" w:rsidR="00DA7D27" w:rsidRPr="00702137" w:rsidRDefault="00DA7D27" w:rsidP="009C79EA">
            <w:pPr>
              <w:pStyle w:val="MMCtabletext"/>
              <w:rPr>
                <w:b/>
                <w:caps/>
              </w:rPr>
            </w:pPr>
            <w:r w:rsidRPr="00702137">
              <w:t>Standard_Parallel_2, 45.5</w:t>
            </w:r>
          </w:p>
        </w:tc>
      </w:tr>
      <w:tr w:rsidR="00DA7D27" w:rsidRPr="00702137" w14:paraId="74FB216F" w14:textId="77777777" w:rsidTr="009C79EA">
        <w:trPr>
          <w:jc w:val="center"/>
        </w:trPr>
        <w:tc>
          <w:tcPr>
            <w:tcW w:w="2022" w:type="dxa"/>
          </w:tcPr>
          <w:p w14:paraId="43350E64" w14:textId="77777777" w:rsidR="00DA7D27" w:rsidRPr="00702137" w:rsidRDefault="00DA7D27" w:rsidP="009C79EA">
            <w:pPr>
              <w:pStyle w:val="MMCtablehead"/>
              <w:rPr>
                <w:caps/>
              </w:rPr>
            </w:pPr>
            <w:r w:rsidRPr="00702137">
              <w:t>PARAMETER</w:t>
            </w:r>
          </w:p>
        </w:tc>
        <w:tc>
          <w:tcPr>
            <w:tcW w:w="7338" w:type="dxa"/>
          </w:tcPr>
          <w:p w14:paraId="6575D862" w14:textId="77777777" w:rsidR="00DA7D27" w:rsidRPr="00702137" w:rsidRDefault="00DA7D27" w:rsidP="009C79EA">
            <w:pPr>
              <w:pStyle w:val="MMCtabletext"/>
              <w:rPr>
                <w:b/>
                <w:caps/>
              </w:rPr>
            </w:pPr>
            <w:proofErr w:type="spellStart"/>
            <w:r w:rsidRPr="00702137">
              <w:t>Latitude_Of_Origin</w:t>
            </w:r>
            <w:proofErr w:type="spellEnd"/>
            <w:r w:rsidRPr="00702137">
              <w:t>, 23.0</w:t>
            </w:r>
          </w:p>
        </w:tc>
      </w:tr>
      <w:tr w:rsidR="00DA7D27" w:rsidRPr="00702137" w14:paraId="34A43143" w14:textId="77777777" w:rsidTr="009C79EA">
        <w:trPr>
          <w:jc w:val="center"/>
        </w:trPr>
        <w:tc>
          <w:tcPr>
            <w:tcW w:w="2022" w:type="dxa"/>
          </w:tcPr>
          <w:p w14:paraId="613E8680" w14:textId="77777777" w:rsidR="00DA7D27" w:rsidRPr="00702137" w:rsidRDefault="00DA7D27" w:rsidP="009C79EA">
            <w:pPr>
              <w:pStyle w:val="MMCtablehead"/>
              <w:rPr>
                <w:caps/>
              </w:rPr>
            </w:pPr>
            <w:r w:rsidRPr="00702137">
              <w:t>UNIT</w:t>
            </w:r>
          </w:p>
        </w:tc>
        <w:tc>
          <w:tcPr>
            <w:tcW w:w="7338" w:type="dxa"/>
          </w:tcPr>
          <w:p w14:paraId="36BABAFC" w14:textId="77777777" w:rsidR="00DA7D27" w:rsidRPr="00702137" w:rsidRDefault="00DA7D27" w:rsidP="009C79EA">
            <w:pPr>
              <w:pStyle w:val="MMCtabletext"/>
              <w:rPr>
                <w:b/>
                <w:caps/>
              </w:rPr>
            </w:pPr>
            <w:proofErr w:type="spellStart"/>
            <w:r w:rsidRPr="00702137">
              <w:t>Foot_US</w:t>
            </w:r>
            <w:proofErr w:type="spellEnd"/>
            <w:r w:rsidRPr="00702137">
              <w:t>, 0.3048006096012192</w:t>
            </w:r>
          </w:p>
        </w:tc>
      </w:tr>
    </w:tbl>
    <w:p w14:paraId="3B6B5FAE" w14:textId="3FF8D63D" w:rsidR="002E295B" w:rsidRDefault="00DA7D27" w:rsidP="0060407C">
      <w:pPr>
        <w:pStyle w:val="Heading2"/>
      </w:pPr>
      <w:bookmarkStart w:id="36" w:name="_Toc216785313"/>
      <w:r>
        <w:t xml:space="preserve">Vertical </w:t>
      </w:r>
      <w:r w:rsidR="002E295B">
        <w:t>Datum</w:t>
      </w:r>
      <w:bookmarkEnd w:id="36"/>
    </w:p>
    <w:p w14:paraId="58B9DF58" w14:textId="0910CC36" w:rsidR="007830CB" w:rsidRDefault="007830CB" w:rsidP="007830CB">
      <w:pPr>
        <w:pStyle w:val="MMCbodytext"/>
      </w:pPr>
      <w:r>
        <w:t>Vertical Datum statement</w:t>
      </w:r>
    </w:p>
    <w:p w14:paraId="6FAD9E7D" w14:textId="78F41E98" w:rsidR="007830CB" w:rsidRDefault="007830CB" w:rsidP="0060407C">
      <w:pPr>
        <w:pStyle w:val="Heading2"/>
      </w:pPr>
      <w:bookmarkStart w:id="37" w:name="_Toc216785314"/>
      <w:r>
        <w:t>Time Zone</w:t>
      </w:r>
      <w:bookmarkEnd w:id="37"/>
    </w:p>
    <w:p w14:paraId="76E6B33D" w14:textId="3C3931D6" w:rsidR="00901870" w:rsidRDefault="00901870" w:rsidP="009C79EA">
      <w:pPr>
        <w:pStyle w:val="MMCbodytext"/>
      </w:pPr>
      <w:r>
        <w:t>Time zone statement</w:t>
      </w:r>
    </w:p>
    <w:p w14:paraId="58CB9090" w14:textId="27F767BB" w:rsidR="000E5073" w:rsidRDefault="000E5073" w:rsidP="0060407C">
      <w:pPr>
        <w:pStyle w:val="Heading2"/>
      </w:pPr>
      <w:bookmarkStart w:id="38" w:name="_Toc216785315"/>
      <w:r>
        <w:t xml:space="preserve">Access to </w:t>
      </w:r>
      <w:r w:rsidR="0065268E">
        <w:t xml:space="preserve">All Prepared </w:t>
      </w:r>
      <w:r>
        <w:t>Data</w:t>
      </w:r>
      <w:bookmarkEnd w:id="38"/>
    </w:p>
    <w:p w14:paraId="43ED5BE9" w14:textId="2E3304F2" w:rsidR="00F429B4" w:rsidRPr="008E5C27" w:rsidRDefault="00F429B4" w:rsidP="009C79EA">
      <w:pPr>
        <w:pStyle w:val="MMCbodytext"/>
      </w:pPr>
      <w:r w:rsidRPr="008E5C27">
        <w:t>Data delivered here is to be used as the authoritative dataset for the FFRD project.</w:t>
      </w:r>
    </w:p>
    <w:p w14:paraId="6369D957" w14:textId="77777777" w:rsidR="000E5073" w:rsidRDefault="000E5073" w:rsidP="0060407C">
      <w:pPr>
        <w:pStyle w:val="Heading2"/>
      </w:pPr>
      <w:bookmarkStart w:id="39" w:name="_Toc216785316"/>
      <w:r>
        <w:t>Data Manifest</w:t>
      </w:r>
      <w:bookmarkEnd w:id="39"/>
    </w:p>
    <w:p w14:paraId="477610FD" w14:textId="4C3B4F5E" w:rsidR="00D8493D" w:rsidRPr="00D8493D" w:rsidRDefault="00D8493D" w:rsidP="009C79EA">
      <w:pPr>
        <w:pStyle w:val="MMCbodytext"/>
      </w:pPr>
      <w:r>
        <w:t>[body text]</w:t>
      </w:r>
    </w:p>
    <w:p w14:paraId="23D45B7F" w14:textId="2B480195" w:rsidR="00A2315E" w:rsidRDefault="00B16F32" w:rsidP="0060407C">
      <w:pPr>
        <w:pStyle w:val="Heading2"/>
      </w:pPr>
      <w:bookmarkStart w:id="40" w:name="_Toc216785317"/>
      <w:r>
        <w:lastRenderedPageBreak/>
        <w:t>S</w:t>
      </w:r>
      <w:r w:rsidR="00143E38">
        <w:t>t</w:t>
      </w:r>
      <w:r w:rsidR="000B6EFA">
        <w:t>orage Location</w:t>
      </w:r>
      <w:r>
        <w:t xml:space="preserve"> and</w:t>
      </w:r>
      <w:r w:rsidRPr="00B16F32">
        <w:t xml:space="preserve"> </w:t>
      </w:r>
      <w:r>
        <w:t>Directory Structure</w:t>
      </w:r>
      <w:bookmarkEnd w:id="40"/>
    </w:p>
    <w:p w14:paraId="6BBABDC9" w14:textId="537AEC8B" w:rsidR="000B6EFA" w:rsidRPr="008E5C27" w:rsidRDefault="000B6EFA" w:rsidP="009C79EA">
      <w:pPr>
        <w:pStyle w:val="MMCbodytext"/>
      </w:pPr>
      <w:r w:rsidRPr="008E5C27">
        <w:t>All</w:t>
      </w:r>
      <w:r w:rsidR="00F23AF4" w:rsidRPr="008E5C27">
        <w:t xml:space="preserve"> datasets discussed in this report have been posted to the model library following the standard FFRD project directory structure</w:t>
      </w:r>
      <w:r w:rsidR="00E14F13" w:rsidRPr="008E5C27">
        <w:t xml:space="preserve"> in the repository named [repo name here].</w:t>
      </w:r>
    </w:p>
    <w:p w14:paraId="74597AA7" w14:textId="4E0660E3" w:rsidR="00D727EF" w:rsidRDefault="00D727EF" w:rsidP="0060407C">
      <w:pPr>
        <w:pStyle w:val="Heading2"/>
      </w:pPr>
      <w:bookmarkStart w:id="41" w:name="_Toc216785318"/>
      <w:r>
        <w:t>Project Work Plan</w:t>
      </w:r>
      <w:r w:rsidR="00AA24F4">
        <w:t>—</w:t>
      </w:r>
      <w:r w:rsidR="008A0969">
        <w:t>Basin Execution</w:t>
      </w:r>
      <w:bookmarkEnd w:id="41"/>
    </w:p>
    <w:p w14:paraId="6E983DE5" w14:textId="19699AFF" w:rsidR="001213C8" w:rsidRPr="008E5C27" w:rsidRDefault="008A0969" w:rsidP="008E5C27">
      <w:pPr>
        <w:pStyle w:val="MMCbodytext"/>
      </w:pPr>
      <w:r w:rsidRPr="008E5C27">
        <w:t xml:space="preserve">The </w:t>
      </w:r>
      <w:r w:rsidR="00923DC9" w:rsidRPr="008E5C27">
        <w:t xml:space="preserve">draft </w:t>
      </w:r>
      <w:r w:rsidR="00BC753D" w:rsidRPr="00BC753D">
        <w:t xml:space="preserve">basin execution </w:t>
      </w:r>
      <w:r w:rsidRPr="008E5C27">
        <w:t xml:space="preserve">project work plan </w:t>
      </w:r>
      <w:r w:rsidR="00AA24F4">
        <w:t>(BE-PWP)</w:t>
      </w:r>
      <w:r w:rsidRPr="008E5C27">
        <w:t xml:space="preserve"> is attached as an addendum to this report.</w:t>
      </w:r>
    </w:p>
    <w:p w14:paraId="7A3DD5B0" w14:textId="77777777" w:rsidR="007830CB" w:rsidRPr="008E5C27" w:rsidRDefault="007830CB" w:rsidP="008E5C27">
      <w:pPr>
        <w:pStyle w:val="MMCbodytext"/>
        <w:sectPr w:rsidR="007830CB" w:rsidRPr="008E5C27" w:rsidSect="0060407C">
          <w:pgSz w:w="12240" w:h="15840" w:code="1"/>
          <w:pgMar w:top="1440" w:right="1440" w:bottom="1440" w:left="1440" w:header="360" w:footer="720" w:gutter="0"/>
          <w:cols w:space="720"/>
          <w:docGrid w:linePitch="360"/>
        </w:sectPr>
      </w:pPr>
    </w:p>
    <w:p w14:paraId="652B7C02" w14:textId="7F19D072" w:rsidR="00B75606" w:rsidRDefault="0060407C" w:rsidP="0060407C">
      <w:pPr>
        <w:pStyle w:val="Heading1"/>
      </w:pPr>
      <w:bookmarkStart w:id="42" w:name="_Toc216785319"/>
      <w:r>
        <w:lastRenderedPageBreak/>
        <w:t>—</w:t>
      </w:r>
      <w:r w:rsidR="003916E8">
        <w:t>Scoping</w:t>
      </w:r>
      <w:bookmarkEnd w:id="42"/>
    </w:p>
    <w:p w14:paraId="3249EDD0" w14:textId="48AAD1BE" w:rsidR="003916E8" w:rsidRDefault="003916E8" w:rsidP="0060407C">
      <w:pPr>
        <w:pStyle w:val="Heading2"/>
      </w:pPr>
      <w:bookmarkStart w:id="43" w:name="_Toc216785320"/>
      <w:r>
        <w:t>Watershed Study Extent</w:t>
      </w:r>
      <w:bookmarkEnd w:id="43"/>
    </w:p>
    <w:p w14:paraId="1B9E3EF1" w14:textId="77777777" w:rsidR="000C1D2A" w:rsidRPr="00D8493D" w:rsidRDefault="000C1D2A" w:rsidP="000C1D2A">
      <w:pPr>
        <w:pStyle w:val="MMCbodytext"/>
      </w:pPr>
      <w:r>
        <w:t>[body text]</w:t>
      </w:r>
    </w:p>
    <w:p w14:paraId="347476B5" w14:textId="6356BEE0" w:rsidR="003916E8" w:rsidRDefault="00B42311" w:rsidP="0060407C">
      <w:pPr>
        <w:pStyle w:val="Heading2"/>
      </w:pPr>
      <w:bookmarkStart w:id="44" w:name="_Toc216785321"/>
      <w:r>
        <w:t xml:space="preserve">External </w:t>
      </w:r>
      <w:r w:rsidR="003916E8">
        <w:t>Boundary Conditions</w:t>
      </w:r>
      <w:bookmarkEnd w:id="44"/>
    </w:p>
    <w:p w14:paraId="0EC88EC5" w14:textId="2D5FE8F0" w:rsidR="35DDDCD8" w:rsidRDefault="35DDDCD8" w:rsidP="1EE08F10">
      <w:pPr>
        <w:pStyle w:val="MMCbodytext"/>
      </w:pPr>
      <w:r>
        <w:t>Descri</w:t>
      </w:r>
      <w:r w:rsidR="15887D5A">
        <w:t xml:space="preserve">be </w:t>
      </w:r>
      <w:r>
        <w:t>boundary conditions that are physically located outside of the modeling domain but have appreciable influence w</w:t>
      </w:r>
      <w:r w:rsidR="000C1D2A">
        <w:t>ith</w:t>
      </w:r>
      <w:r>
        <w:t>in the modeling domain that is currently being considered.</w:t>
      </w:r>
    </w:p>
    <w:p w14:paraId="178A1E16" w14:textId="77777777" w:rsidR="00F52F34" w:rsidRDefault="00F52F34" w:rsidP="0060407C">
      <w:pPr>
        <w:pStyle w:val="Heading2"/>
      </w:pPr>
      <w:bookmarkStart w:id="45" w:name="_Toc216785322"/>
      <w:r>
        <w:t>Model Order Design</w:t>
      </w:r>
      <w:bookmarkEnd w:id="45"/>
    </w:p>
    <w:p w14:paraId="42415464" w14:textId="77777777" w:rsidR="000C1D2A" w:rsidRPr="00D8493D" w:rsidRDefault="000C1D2A" w:rsidP="000C1D2A">
      <w:pPr>
        <w:pStyle w:val="MMCbodytext"/>
      </w:pPr>
      <w:r>
        <w:t>[body text]</w:t>
      </w:r>
    </w:p>
    <w:p w14:paraId="518DCBBF" w14:textId="118D4AED" w:rsidR="002548FD" w:rsidRPr="002548FD" w:rsidRDefault="003C5EA7" w:rsidP="0060407C">
      <w:pPr>
        <w:pStyle w:val="Heading2"/>
      </w:pPr>
      <w:bookmarkStart w:id="46" w:name="_Toc216785323"/>
      <w:r>
        <w:t>Enumeration of Cloud Simulations</w:t>
      </w:r>
      <w:bookmarkEnd w:id="46"/>
    </w:p>
    <w:p w14:paraId="63715D7E" w14:textId="77777777" w:rsidR="000C1D2A" w:rsidRPr="00D8493D" w:rsidRDefault="000C1D2A" w:rsidP="000C1D2A">
      <w:pPr>
        <w:pStyle w:val="MMCbodytext"/>
      </w:pPr>
      <w:r>
        <w:t>[body text]</w:t>
      </w:r>
    </w:p>
    <w:p w14:paraId="5DA75D22" w14:textId="77777777" w:rsidR="00F52F34" w:rsidRPr="00A232A0" w:rsidRDefault="00F52F34" w:rsidP="0060407C">
      <w:pPr>
        <w:pStyle w:val="Heading2"/>
      </w:pPr>
      <w:bookmarkStart w:id="47" w:name="_Toc216785324"/>
      <w:r>
        <w:t>Naming Table</w:t>
      </w:r>
      <w:bookmarkEnd w:id="47"/>
    </w:p>
    <w:p w14:paraId="6F537DD6" w14:textId="77777777" w:rsidR="000C1D2A" w:rsidRPr="00D8493D" w:rsidRDefault="000C1D2A" w:rsidP="000C1D2A">
      <w:pPr>
        <w:pStyle w:val="MMCbodytext"/>
      </w:pPr>
      <w:r>
        <w:t>[body text]</w:t>
      </w:r>
    </w:p>
    <w:p w14:paraId="20775A5E" w14:textId="3F77E63E" w:rsidR="00F17C3D" w:rsidRDefault="00F17C3D" w:rsidP="0060407C">
      <w:pPr>
        <w:pStyle w:val="Heading2"/>
      </w:pPr>
      <w:bookmarkStart w:id="48" w:name="_Toc216785325"/>
      <w:r>
        <w:t>Dam Scoping Table</w:t>
      </w:r>
      <w:bookmarkEnd w:id="48"/>
    </w:p>
    <w:p w14:paraId="236D0123" w14:textId="77777777" w:rsidR="000C1D2A" w:rsidRPr="00D8493D" w:rsidRDefault="000C1D2A" w:rsidP="000C1D2A">
      <w:pPr>
        <w:pStyle w:val="MMCbodytext"/>
      </w:pPr>
      <w:r>
        <w:t>[body text]</w:t>
      </w:r>
    </w:p>
    <w:p w14:paraId="3B99994B" w14:textId="27850D51" w:rsidR="006C0156" w:rsidRDefault="006C0156" w:rsidP="0060407C">
      <w:pPr>
        <w:pStyle w:val="Heading2"/>
      </w:pPr>
      <w:bookmarkStart w:id="49" w:name="_Toc216785326"/>
      <w:r>
        <w:t>Levee Model Scoping Table</w:t>
      </w:r>
      <w:bookmarkEnd w:id="49"/>
    </w:p>
    <w:p w14:paraId="2D1785EC" w14:textId="77777777" w:rsidR="000C1D2A" w:rsidRPr="00D8493D" w:rsidRDefault="000C1D2A" w:rsidP="000C1D2A">
      <w:pPr>
        <w:pStyle w:val="MMCbodytext"/>
      </w:pPr>
      <w:r>
        <w:t>[body text]</w:t>
      </w:r>
    </w:p>
    <w:p w14:paraId="1BF1B596" w14:textId="7C3D4C98" w:rsidR="006C0156" w:rsidRPr="006C0156" w:rsidRDefault="006C0156" w:rsidP="0060407C">
      <w:pPr>
        <w:pStyle w:val="Heading2"/>
      </w:pPr>
      <w:bookmarkStart w:id="50" w:name="_Toc216785327"/>
      <w:r>
        <w:t>Levee Draft Breach Locations</w:t>
      </w:r>
      <w:bookmarkEnd w:id="50"/>
    </w:p>
    <w:p w14:paraId="67E28176" w14:textId="77777777" w:rsidR="000C1D2A" w:rsidRPr="00D8493D" w:rsidRDefault="000C1D2A" w:rsidP="000C1D2A">
      <w:pPr>
        <w:pStyle w:val="MMCbodytext"/>
      </w:pPr>
      <w:r>
        <w:t>[body text]</w:t>
      </w:r>
    </w:p>
    <w:p w14:paraId="0F754BFA" w14:textId="113B068F" w:rsidR="002A38D5" w:rsidRDefault="002A38D5" w:rsidP="0060407C">
      <w:pPr>
        <w:pStyle w:val="Heading2"/>
      </w:pPr>
      <w:bookmarkStart w:id="51" w:name="_Toc216785328"/>
      <w:r>
        <w:t>Mesh Development Guidance</w:t>
      </w:r>
      <w:bookmarkEnd w:id="51"/>
    </w:p>
    <w:p w14:paraId="621AD1A0" w14:textId="65DDA84F" w:rsidR="00BA067F" w:rsidRDefault="00E209C2" w:rsidP="009C79EA">
      <w:pPr>
        <w:pStyle w:val="MMCbodytext"/>
      </w:pPr>
      <w:r>
        <w:t>[repeat of guidance from SOP]</w:t>
      </w:r>
    </w:p>
    <w:p w14:paraId="162D6D97" w14:textId="61825517" w:rsidR="00E209C2" w:rsidRDefault="00881B18" w:rsidP="0060407C">
      <w:pPr>
        <w:pStyle w:val="Heading3"/>
      </w:pPr>
      <w:bookmarkStart w:id="52" w:name="_Toc216785329"/>
      <w:r>
        <w:t>Mesh Development Categories</w:t>
      </w:r>
      <w:bookmarkEnd w:id="52"/>
    </w:p>
    <w:p w14:paraId="3B1972E1" w14:textId="77777777" w:rsidR="005D4AB1" w:rsidRPr="00D8493D" w:rsidRDefault="005D4AB1" w:rsidP="005D4AB1">
      <w:pPr>
        <w:pStyle w:val="MMCbodytext"/>
      </w:pPr>
      <w:r>
        <w:t>[body text]</w:t>
      </w:r>
    </w:p>
    <w:p w14:paraId="0C3DAA58" w14:textId="5CF57633" w:rsidR="00881B18" w:rsidRDefault="00881B18" w:rsidP="0060407C">
      <w:pPr>
        <w:pStyle w:val="Heading4"/>
      </w:pPr>
      <w:r>
        <w:t>Key Streams</w:t>
      </w:r>
    </w:p>
    <w:p w14:paraId="4B9CD45B" w14:textId="77777777" w:rsidR="005D4AB1" w:rsidRPr="00D8493D" w:rsidRDefault="005D4AB1" w:rsidP="005D4AB1">
      <w:pPr>
        <w:pStyle w:val="MMCbodytext"/>
      </w:pPr>
      <w:r>
        <w:t>[body text]</w:t>
      </w:r>
    </w:p>
    <w:p w14:paraId="3FFD9B6F" w14:textId="6B11B8F7" w:rsidR="00881B18" w:rsidRDefault="00881B18" w:rsidP="0060407C">
      <w:pPr>
        <w:pStyle w:val="Heading4"/>
      </w:pPr>
      <w:r>
        <w:lastRenderedPageBreak/>
        <w:t>Other Streams</w:t>
      </w:r>
    </w:p>
    <w:p w14:paraId="566BF256" w14:textId="77777777" w:rsidR="005D4AB1" w:rsidRPr="00D8493D" w:rsidRDefault="005D4AB1" w:rsidP="005D4AB1">
      <w:pPr>
        <w:pStyle w:val="MMCbodytext"/>
      </w:pPr>
      <w:r>
        <w:t>[body text]</w:t>
      </w:r>
    </w:p>
    <w:p w14:paraId="531CB933" w14:textId="64EC7BB5" w:rsidR="00881B18" w:rsidRPr="00881B18" w:rsidRDefault="00881B18" w:rsidP="0060407C">
      <w:pPr>
        <w:pStyle w:val="Heading4"/>
      </w:pPr>
      <w:r>
        <w:t>Urban Areas</w:t>
      </w:r>
    </w:p>
    <w:p w14:paraId="721703BC" w14:textId="77777777" w:rsidR="005D4AB1" w:rsidRPr="00D8493D" w:rsidRDefault="005D4AB1" w:rsidP="005D4AB1">
      <w:pPr>
        <w:pStyle w:val="MMCbodytext"/>
      </w:pPr>
      <w:r>
        <w:t>[body text]</w:t>
      </w:r>
    </w:p>
    <w:p w14:paraId="535F4485" w14:textId="5C3A8332" w:rsidR="007C3E22" w:rsidRDefault="007C3E22" w:rsidP="0060407C">
      <w:pPr>
        <w:pStyle w:val="Heading2"/>
      </w:pPr>
      <w:bookmarkStart w:id="53" w:name="_Toc216785330"/>
      <w:r>
        <w:t xml:space="preserve">Delineation of </w:t>
      </w:r>
      <w:r w:rsidR="00181413">
        <w:t xml:space="preserve">Hydrologic </w:t>
      </w:r>
      <w:r w:rsidR="45F2F56A">
        <w:t>Modeling Basin Elements</w:t>
      </w:r>
      <w:bookmarkEnd w:id="53"/>
    </w:p>
    <w:p w14:paraId="06D3321A" w14:textId="77777777" w:rsidR="005D4AB1" w:rsidRPr="00D8493D" w:rsidRDefault="005D4AB1" w:rsidP="005D4AB1">
      <w:pPr>
        <w:pStyle w:val="MMCbodytext"/>
      </w:pPr>
      <w:r>
        <w:t>[body text]</w:t>
      </w:r>
    </w:p>
    <w:p w14:paraId="52351872" w14:textId="7AA687AC" w:rsidR="003916E8" w:rsidRDefault="003916E8" w:rsidP="0060407C">
      <w:pPr>
        <w:pStyle w:val="Heading2"/>
      </w:pPr>
      <w:bookmarkStart w:id="54" w:name="_Toc216785331"/>
      <w:r>
        <w:t>Delineation of Hydraulic Modeling Units</w:t>
      </w:r>
      <w:bookmarkEnd w:id="54"/>
    </w:p>
    <w:p w14:paraId="20DED381" w14:textId="77777777" w:rsidR="005D4AB1" w:rsidRPr="00D8493D" w:rsidRDefault="005D4AB1" w:rsidP="005D4AB1">
      <w:pPr>
        <w:pStyle w:val="MMCbodytext"/>
      </w:pPr>
      <w:r>
        <w:t>[body text]</w:t>
      </w:r>
    </w:p>
    <w:p w14:paraId="6BF4B985" w14:textId="425D1459" w:rsidR="003916E8" w:rsidRDefault="003916E8" w:rsidP="0060407C">
      <w:pPr>
        <w:pStyle w:val="Heading2"/>
      </w:pPr>
      <w:bookmarkStart w:id="55" w:name="_Toc216785332"/>
      <w:r>
        <w:t>Calibration Events</w:t>
      </w:r>
      <w:bookmarkEnd w:id="55"/>
    </w:p>
    <w:p w14:paraId="0492A4FB" w14:textId="47135CAD" w:rsidR="73A2D9EA" w:rsidRDefault="73A2D9EA" w:rsidP="1EE08F10">
      <w:pPr>
        <w:pStyle w:val="MMCbodytext"/>
      </w:pPr>
      <w:r>
        <w:t>Describe the flood events that were selected for use during model calibration and how/why they were selected</w:t>
      </w:r>
      <w:r w:rsidR="005D4AB1">
        <w:t>.</w:t>
      </w:r>
    </w:p>
    <w:p w14:paraId="1613C7B6" w14:textId="00D65202" w:rsidR="003916E8" w:rsidRDefault="003916E8" w:rsidP="0060407C">
      <w:pPr>
        <w:pStyle w:val="Heading2"/>
      </w:pPr>
      <w:bookmarkStart w:id="56" w:name="_Toc216785333"/>
      <w:r>
        <w:t xml:space="preserve">Calibration </w:t>
      </w:r>
      <w:r w:rsidR="00953E0B">
        <w:t>M</w:t>
      </w:r>
      <w:r>
        <w:t>etric Hierarchy</w:t>
      </w:r>
      <w:bookmarkEnd w:id="56"/>
    </w:p>
    <w:p w14:paraId="7B146655" w14:textId="77777777" w:rsidR="00656104" w:rsidRPr="00D8493D" w:rsidRDefault="00656104" w:rsidP="00656104">
      <w:pPr>
        <w:pStyle w:val="MMCbodytext"/>
      </w:pPr>
      <w:r>
        <w:t>[body text]</w:t>
      </w:r>
    </w:p>
    <w:p w14:paraId="036D1767" w14:textId="26764454" w:rsidR="005B7A12" w:rsidRPr="005B7A12" w:rsidRDefault="006C7901" w:rsidP="0060407C">
      <w:pPr>
        <w:pStyle w:val="Heading2"/>
      </w:pPr>
      <w:bookmarkStart w:id="57" w:name="_Toc216785334"/>
      <w:r>
        <w:t>Structure Survey Scope</w:t>
      </w:r>
      <w:bookmarkEnd w:id="57"/>
    </w:p>
    <w:p w14:paraId="73B05FFD" w14:textId="77777777" w:rsidR="00656104" w:rsidRPr="00500E99" w:rsidRDefault="00656104" w:rsidP="00500E99">
      <w:pPr>
        <w:pStyle w:val="MMCbodytext"/>
      </w:pPr>
      <w:r w:rsidRPr="00500E99">
        <w:t>[body text]</w:t>
      </w:r>
    </w:p>
    <w:p w14:paraId="21F15533" w14:textId="62F904D4" w:rsidR="003604E5" w:rsidRDefault="00657993" w:rsidP="0060407C">
      <w:pPr>
        <w:pStyle w:val="Heading2"/>
      </w:pPr>
      <w:bookmarkStart w:id="58" w:name="_Toc216785335"/>
      <w:r>
        <w:t>S</w:t>
      </w:r>
      <w:r w:rsidR="0035286E">
        <w:t xml:space="preserve">takeholder </w:t>
      </w:r>
      <w:r w:rsidR="00BF7CEE">
        <w:t>E</w:t>
      </w:r>
      <w:r w:rsidR="0035286E">
        <w:t>ngagment</w:t>
      </w:r>
      <w:bookmarkEnd w:id="58"/>
    </w:p>
    <w:p w14:paraId="32D0D52A" w14:textId="2F249581" w:rsidR="00656104" w:rsidRDefault="0035286E" w:rsidP="00656104">
      <w:pPr>
        <w:pStyle w:val="MMCbodytext"/>
      </w:pPr>
      <w:r>
        <w:t xml:space="preserve">Describe stakeholder engagement </w:t>
      </w:r>
      <w:r w:rsidR="007A210A">
        <w:t>activities</w:t>
      </w:r>
      <w:r w:rsidR="00A23DD1">
        <w:t>.</w:t>
      </w:r>
    </w:p>
    <w:p w14:paraId="6CA40068" w14:textId="77777777" w:rsidR="00656104" w:rsidRDefault="00656104" w:rsidP="00656104">
      <w:pPr>
        <w:pStyle w:val="MMCbodytext"/>
        <w:sectPr w:rsidR="00656104" w:rsidSect="0060407C">
          <w:headerReference w:type="default" r:id="rId19"/>
          <w:pgSz w:w="12240" w:h="15840"/>
          <w:pgMar w:top="1440" w:right="1440" w:bottom="1440" w:left="1440" w:header="360" w:footer="720" w:gutter="0"/>
          <w:cols w:space="720"/>
          <w:docGrid w:linePitch="360"/>
        </w:sectPr>
      </w:pPr>
    </w:p>
    <w:p w14:paraId="46B626F6" w14:textId="6AFD08BF" w:rsidR="003916E8" w:rsidRDefault="0060407C" w:rsidP="0060407C">
      <w:pPr>
        <w:pStyle w:val="Heading1"/>
      </w:pPr>
      <w:bookmarkStart w:id="61" w:name="_Toc203123761"/>
      <w:bookmarkStart w:id="62" w:name="_Toc216777981"/>
      <w:bookmarkStart w:id="63" w:name="_Toc216778144"/>
      <w:bookmarkStart w:id="64" w:name="_Toc216785336"/>
      <w:bookmarkEnd w:id="61"/>
      <w:bookmarkEnd w:id="62"/>
      <w:bookmarkEnd w:id="63"/>
      <w:r>
        <w:lastRenderedPageBreak/>
        <w:t>—</w:t>
      </w:r>
      <w:r w:rsidR="00472485">
        <w:t>Prepared Data</w:t>
      </w:r>
      <w:bookmarkEnd w:id="64"/>
    </w:p>
    <w:p w14:paraId="3A014394" w14:textId="77777777" w:rsidR="0057608E" w:rsidRDefault="0057608E" w:rsidP="0060407C">
      <w:pPr>
        <w:pStyle w:val="Heading2"/>
      </w:pPr>
      <w:bookmarkStart w:id="65" w:name="_Toc216785337"/>
      <w:r>
        <w:t>Geospatial Data</w:t>
      </w:r>
      <w:bookmarkEnd w:id="65"/>
    </w:p>
    <w:p w14:paraId="01E87D15" w14:textId="77777777" w:rsidR="00656104" w:rsidRPr="00D8493D" w:rsidRDefault="00656104" w:rsidP="00656104">
      <w:pPr>
        <w:pStyle w:val="MMCbodytext"/>
      </w:pPr>
      <w:r>
        <w:t>[body text]</w:t>
      </w:r>
    </w:p>
    <w:p w14:paraId="5D8A5516" w14:textId="77777777" w:rsidR="0057608E" w:rsidRDefault="0057608E" w:rsidP="0060407C">
      <w:pPr>
        <w:pStyle w:val="Heading3"/>
      </w:pPr>
      <w:bookmarkStart w:id="66" w:name="_Toc216785338"/>
      <w:r>
        <w:t>Terrain</w:t>
      </w:r>
      <w:bookmarkEnd w:id="66"/>
    </w:p>
    <w:p w14:paraId="116A713E" w14:textId="77777777" w:rsidR="00656104" w:rsidRPr="00D8493D" w:rsidRDefault="00656104" w:rsidP="00656104">
      <w:pPr>
        <w:pStyle w:val="MMCbodytext"/>
      </w:pPr>
      <w:r>
        <w:t>[body text]</w:t>
      </w:r>
    </w:p>
    <w:p w14:paraId="5EAF62E0" w14:textId="00EB04D7" w:rsidR="0057608E" w:rsidRDefault="00EF04DD" w:rsidP="0060407C">
      <w:pPr>
        <w:pStyle w:val="Heading3"/>
      </w:pPr>
      <w:bookmarkStart w:id="67" w:name="_Toc216785339"/>
      <w:r>
        <w:t xml:space="preserve">Elevation Derived </w:t>
      </w:r>
      <w:r w:rsidR="0057608E">
        <w:t>Hydrograp</w:t>
      </w:r>
      <w:r w:rsidR="00DB34DB">
        <w:t>hy</w:t>
      </w:r>
      <w:bookmarkEnd w:id="67"/>
    </w:p>
    <w:p w14:paraId="2CCAD48C" w14:textId="77777777" w:rsidR="00656104" w:rsidRPr="00D8493D" w:rsidRDefault="00656104" w:rsidP="00656104">
      <w:pPr>
        <w:pStyle w:val="MMCbodytext"/>
      </w:pPr>
      <w:r>
        <w:t>[body text]</w:t>
      </w:r>
    </w:p>
    <w:p w14:paraId="1B388B83" w14:textId="4FE7DA8F" w:rsidR="008B0D9E" w:rsidRDefault="008B0D9E" w:rsidP="0060407C">
      <w:pPr>
        <w:pStyle w:val="Heading3"/>
      </w:pPr>
      <w:bookmarkStart w:id="68" w:name="_Toc216785340"/>
      <w:r>
        <w:t>Land Cover</w:t>
      </w:r>
      <w:bookmarkEnd w:id="68"/>
    </w:p>
    <w:p w14:paraId="389704AB" w14:textId="77777777" w:rsidR="00656104" w:rsidRPr="00D8493D" w:rsidRDefault="00656104" w:rsidP="00656104">
      <w:pPr>
        <w:pStyle w:val="MMCbodytext"/>
      </w:pPr>
      <w:r>
        <w:t>[body text]</w:t>
      </w:r>
    </w:p>
    <w:p w14:paraId="1AFCF961" w14:textId="73AA26F3" w:rsidR="008B0D9E" w:rsidRDefault="008B0D9E" w:rsidP="0060407C">
      <w:pPr>
        <w:pStyle w:val="Heading3"/>
      </w:pPr>
      <w:bookmarkStart w:id="69" w:name="_Toc216785341"/>
      <w:r>
        <w:t>Soils</w:t>
      </w:r>
      <w:bookmarkEnd w:id="69"/>
    </w:p>
    <w:p w14:paraId="4973E695" w14:textId="77777777" w:rsidR="00656104" w:rsidRPr="00D8493D" w:rsidRDefault="00656104" w:rsidP="00656104">
      <w:pPr>
        <w:pStyle w:val="MMCbodytext"/>
      </w:pPr>
      <w:r>
        <w:t>[body text]</w:t>
      </w:r>
    </w:p>
    <w:p w14:paraId="1B4C2ECF" w14:textId="585E2552" w:rsidR="008B0D9E" w:rsidRDefault="00486AEB" w:rsidP="0060407C">
      <w:pPr>
        <w:pStyle w:val="Heading3"/>
      </w:pPr>
      <w:bookmarkStart w:id="70" w:name="_Toc216785342"/>
      <w:r>
        <w:t>National Levee Database</w:t>
      </w:r>
      <w:bookmarkEnd w:id="70"/>
    </w:p>
    <w:p w14:paraId="48564656" w14:textId="77777777" w:rsidR="00656104" w:rsidRPr="00D8493D" w:rsidRDefault="00656104" w:rsidP="00656104">
      <w:pPr>
        <w:pStyle w:val="MMCbodytext"/>
      </w:pPr>
      <w:r>
        <w:t>[body text]</w:t>
      </w:r>
    </w:p>
    <w:p w14:paraId="2F247A19" w14:textId="5E99A3D2" w:rsidR="00486AEB" w:rsidRDefault="00486AEB" w:rsidP="0060407C">
      <w:pPr>
        <w:pStyle w:val="Heading3"/>
      </w:pPr>
      <w:bookmarkStart w:id="71" w:name="_Toc216785343"/>
      <w:r>
        <w:t>National Inventory of Dams</w:t>
      </w:r>
      <w:bookmarkEnd w:id="71"/>
    </w:p>
    <w:p w14:paraId="2F177BE6" w14:textId="77777777" w:rsidR="00656104" w:rsidRPr="00D8493D" w:rsidRDefault="00656104" w:rsidP="00656104">
      <w:pPr>
        <w:pStyle w:val="MMCbodytext"/>
      </w:pPr>
      <w:r>
        <w:t>[body text]</w:t>
      </w:r>
    </w:p>
    <w:p w14:paraId="4DBA452B" w14:textId="7166D6A8" w:rsidR="000E7658" w:rsidRDefault="000E7658" w:rsidP="0060407C">
      <w:pPr>
        <w:pStyle w:val="Heading3"/>
      </w:pPr>
      <w:bookmarkStart w:id="72" w:name="_Toc216785344"/>
      <w:r>
        <w:t>National Structure Inventory</w:t>
      </w:r>
      <w:bookmarkEnd w:id="72"/>
    </w:p>
    <w:p w14:paraId="2301CD08" w14:textId="77777777" w:rsidR="00656104" w:rsidRPr="00D8493D" w:rsidRDefault="00656104" w:rsidP="00656104">
      <w:pPr>
        <w:pStyle w:val="MMCbodytext"/>
      </w:pPr>
      <w:r>
        <w:t>[body text]</w:t>
      </w:r>
    </w:p>
    <w:p w14:paraId="1019FA58" w14:textId="619134DC" w:rsidR="004369B2" w:rsidRDefault="004369B2" w:rsidP="0060407C">
      <w:pPr>
        <w:pStyle w:val="Heading3"/>
      </w:pPr>
      <w:bookmarkStart w:id="73" w:name="_Toc216785345"/>
      <w:r>
        <w:t>Bathymetry Data</w:t>
      </w:r>
      <w:bookmarkEnd w:id="73"/>
    </w:p>
    <w:p w14:paraId="103D6B41" w14:textId="77777777" w:rsidR="00656104" w:rsidRPr="00D8493D" w:rsidRDefault="00656104" w:rsidP="00656104">
      <w:pPr>
        <w:pStyle w:val="MMCbodytext"/>
      </w:pPr>
      <w:r>
        <w:t>[body text]</w:t>
      </w:r>
    </w:p>
    <w:p w14:paraId="640F566E" w14:textId="41A1C96E" w:rsidR="004369B2" w:rsidRDefault="004369B2" w:rsidP="0060407C">
      <w:pPr>
        <w:pStyle w:val="Heading3"/>
      </w:pPr>
      <w:bookmarkStart w:id="74" w:name="_Toc216785346"/>
      <w:r>
        <w:t>Stream Gage Network</w:t>
      </w:r>
      <w:bookmarkEnd w:id="74"/>
    </w:p>
    <w:p w14:paraId="5C6AA563" w14:textId="77777777" w:rsidR="00656104" w:rsidRPr="00D8493D" w:rsidRDefault="00656104" w:rsidP="00656104">
      <w:pPr>
        <w:pStyle w:val="MMCbodytext"/>
      </w:pPr>
      <w:r>
        <w:t>[body text]</w:t>
      </w:r>
    </w:p>
    <w:p w14:paraId="25D7208D" w14:textId="7F804232" w:rsidR="003773C3" w:rsidRDefault="003773C3" w:rsidP="0060407C">
      <w:pPr>
        <w:pStyle w:val="Heading3"/>
      </w:pPr>
      <w:bookmarkStart w:id="75" w:name="_Toc216785347"/>
      <w:r>
        <w:t>U</w:t>
      </w:r>
      <w:r w:rsidR="00656104">
        <w:t>.</w:t>
      </w:r>
      <w:r>
        <w:t>S</w:t>
      </w:r>
      <w:r w:rsidR="00656104">
        <w:t>.</w:t>
      </w:r>
      <w:r>
        <w:t xml:space="preserve"> Census </w:t>
      </w:r>
      <w:r w:rsidR="0062237E">
        <w:t xml:space="preserve">Bureau </w:t>
      </w:r>
      <w:r w:rsidR="0062237E" w:rsidRPr="0062237E">
        <w:t>Topologically Integrated Geographic Encoding and Referencing</w:t>
      </w:r>
      <w:r w:rsidR="0062237E">
        <w:t xml:space="preserve"> </w:t>
      </w:r>
      <w:r>
        <w:t>Data</w:t>
      </w:r>
      <w:bookmarkEnd w:id="75"/>
    </w:p>
    <w:p w14:paraId="4C77752F" w14:textId="77777777" w:rsidR="00186817" w:rsidRPr="00D8493D" w:rsidRDefault="00186817" w:rsidP="00186817">
      <w:pPr>
        <w:pStyle w:val="MMCbodytext"/>
      </w:pPr>
      <w:r>
        <w:t>[body text]</w:t>
      </w:r>
    </w:p>
    <w:p w14:paraId="5508CF5B" w14:textId="1E3861C1" w:rsidR="003773C3" w:rsidRPr="004369B2" w:rsidRDefault="003773C3" w:rsidP="0060407C">
      <w:pPr>
        <w:pStyle w:val="Heading3"/>
      </w:pPr>
      <w:bookmarkStart w:id="76" w:name="_Toc216785348"/>
      <w:r>
        <w:lastRenderedPageBreak/>
        <w:t>National Bridge Inventory</w:t>
      </w:r>
      <w:bookmarkEnd w:id="76"/>
    </w:p>
    <w:p w14:paraId="2D5B59F9" w14:textId="77777777" w:rsidR="0062237E" w:rsidRPr="00D8493D" w:rsidRDefault="0062237E" w:rsidP="0062237E">
      <w:pPr>
        <w:pStyle w:val="MMCbodytext"/>
      </w:pPr>
      <w:r>
        <w:t>[body text]</w:t>
      </w:r>
    </w:p>
    <w:p w14:paraId="502E6943" w14:textId="77777777" w:rsidR="0057608E" w:rsidRDefault="0057608E" w:rsidP="0060407C">
      <w:pPr>
        <w:pStyle w:val="Heading2"/>
      </w:pPr>
      <w:bookmarkStart w:id="77" w:name="_Toc216785349"/>
      <w:r>
        <w:t>Observed Data</w:t>
      </w:r>
      <w:bookmarkEnd w:id="77"/>
    </w:p>
    <w:p w14:paraId="36B16790" w14:textId="67871835" w:rsidR="00790026" w:rsidRDefault="002C6B0E" w:rsidP="009C79EA">
      <w:pPr>
        <w:pStyle w:val="MMCbodytext"/>
      </w:pPr>
      <w:r>
        <w:t xml:space="preserve">Describe </w:t>
      </w:r>
      <w:r w:rsidR="00255233">
        <w:t xml:space="preserve">QC and </w:t>
      </w:r>
      <w:r>
        <w:t xml:space="preserve">curation of observed datasets including adjustments for </w:t>
      </w:r>
      <w:r w:rsidR="00D15245">
        <w:t>vertical datums, time zones, adjustments for missing data,</w:t>
      </w:r>
      <w:r w:rsidR="0068777D">
        <w:t xml:space="preserve"> filtering</w:t>
      </w:r>
      <w:r w:rsidR="0062237E">
        <w:t>,</w:t>
      </w:r>
      <w:r w:rsidR="0068777D">
        <w:t xml:space="preserve"> </w:t>
      </w:r>
      <w:r w:rsidR="00D15245">
        <w:t>etc</w:t>
      </w:r>
      <w:r w:rsidR="0062237E">
        <w:t>.</w:t>
      </w:r>
    </w:p>
    <w:p w14:paraId="0EA30CE9" w14:textId="3AE41704" w:rsidR="00D726A4" w:rsidRDefault="00D726A4" w:rsidP="0062237E">
      <w:pPr>
        <w:pStyle w:val="MMCbodytext"/>
      </w:pPr>
      <w:r w:rsidRPr="00CF28E4">
        <w:t>[</w:t>
      </w:r>
      <w:r w:rsidR="0098652B" w:rsidRPr="0098652B">
        <w:t>Annual maxima series (AMS)</w:t>
      </w:r>
      <w:r w:rsidR="0098652B" w:rsidRPr="0098652B" w:rsidDel="0098652B">
        <w:t xml:space="preserve"> </w:t>
      </w:r>
      <w:r w:rsidRPr="00CF28E4">
        <w:t>of basin average precip</w:t>
      </w:r>
      <w:r w:rsidR="0062237E">
        <w:t>itation</w:t>
      </w:r>
      <w:r w:rsidRPr="00CF28E4">
        <w:t xml:space="preserve"> for each subbasin for </w:t>
      </w:r>
      <w:r w:rsidR="0098652B">
        <w:t>period of record (</w:t>
      </w:r>
      <w:r w:rsidRPr="00CF28E4">
        <w:t>POR</w:t>
      </w:r>
      <w:r w:rsidR="0098652B">
        <w:t>)</w:t>
      </w:r>
      <w:r w:rsidRPr="00CF28E4">
        <w:t xml:space="preserve"> (from </w:t>
      </w:r>
      <w:r w:rsidR="0062237E" w:rsidRPr="0062237E">
        <w:t>precipitation</w:t>
      </w:r>
      <w:r w:rsidRPr="00CF28E4">
        <w:t>-only HMS run)</w:t>
      </w:r>
      <w:r w:rsidR="0098652B">
        <w:t>—</w:t>
      </w:r>
      <w:r>
        <w:t>and evaluate for quality checks</w:t>
      </w:r>
      <w:r w:rsidR="0098652B">
        <w:t>.</w:t>
      </w:r>
      <w:r w:rsidRPr="00CF28E4">
        <w:t>]</w:t>
      </w:r>
    </w:p>
    <w:p w14:paraId="2032FE05" w14:textId="3612E7F7" w:rsidR="00D726A4" w:rsidRPr="00CF28E4" w:rsidRDefault="00D726A4" w:rsidP="0062237E">
      <w:pPr>
        <w:pStyle w:val="MMCbodytext"/>
      </w:pPr>
      <w:r>
        <w:t>Comparison of available gridded datasets (e.g.</w:t>
      </w:r>
      <w:r w:rsidR="00D57F2D">
        <w:t>,</w:t>
      </w:r>
      <w:r>
        <w:t xml:space="preserve"> </w:t>
      </w:r>
      <w:r w:rsidR="00D54F08" w:rsidRPr="00D54F08">
        <w:t xml:space="preserve">Analysis </w:t>
      </w:r>
      <w:proofErr w:type="gramStart"/>
      <w:r w:rsidR="00D54F08" w:rsidRPr="00D54F08">
        <w:t>Of</w:t>
      </w:r>
      <w:proofErr w:type="gramEnd"/>
      <w:r w:rsidR="00D54F08" w:rsidRPr="00D54F08">
        <w:t xml:space="preserve"> Record for Calibration </w:t>
      </w:r>
      <w:r w:rsidR="005814E1">
        <w:t>[</w:t>
      </w:r>
      <w:r w:rsidR="00D54F08" w:rsidRPr="00D54F08">
        <w:t>AORC</w:t>
      </w:r>
      <w:r w:rsidR="005814E1">
        <w:t>]</w:t>
      </w:r>
      <w:r w:rsidR="00D54F08" w:rsidRPr="00D54F08" w:rsidDel="00D54F08">
        <w:t xml:space="preserve"> </w:t>
      </w:r>
      <w:r>
        <w:t>v</w:t>
      </w:r>
      <w:r w:rsidR="00D57F2D">
        <w:t>ersu</w:t>
      </w:r>
      <w:r>
        <w:t xml:space="preserve">s. </w:t>
      </w:r>
      <w:r w:rsidR="005814E1" w:rsidRPr="005814E1">
        <w:t xml:space="preserve">Parameter-elevation Regressions on Independent Slopes Model </w:t>
      </w:r>
      <w:r w:rsidR="005814E1">
        <w:t>[</w:t>
      </w:r>
      <w:r w:rsidR="005814E1" w:rsidRPr="005814E1">
        <w:t>PRISM</w:t>
      </w:r>
      <w:r w:rsidR="005814E1">
        <w:t>]</w:t>
      </w:r>
      <w:r>
        <w:t>)</w:t>
      </w:r>
    </w:p>
    <w:p w14:paraId="4E04E20F" w14:textId="0E59CC65" w:rsidR="00E71A19" w:rsidRDefault="00E71A19" w:rsidP="0060407C">
      <w:pPr>
        <w:pStyle w:val="Heading3"/>
      </w:pPr>
      <w:bookmarkStart w:id="78" w:name="_Toc216785350"/>
      <w:r w:rsidRPr="002A2260">
        <w:rPr>
          <w:rFonts w:eastAsiaTheme="minorHAnsi"/>
        </w:rPr>
        <w:t>Observed Stream Gage Hydrographs</w:t>
      </w:r>
      <w:bookmarkEnd w:id="78"/>
    </w:p>
    <w:p w14:paraId="6A037AEB" w14:textId="749D34F0" w:rsidR="0057608E" w:rsidRDefault="0057608E" w:rsidP="0057608E">
      <w:pPr>
        <w:pStyle w:val="MMCbodytext"/>
      </w:pPr>
      <w:r>
        <w:t>Elevation-storage, elevation-discharge, etc.</w:t>
      </w:r>
    </w:p>
    <w:p w14:paraId="6092B5E2" w14:textId="57DD0557" w:rsidR="00636893" w:rsidRDefault="00636893" w:rsidP="0060407C">
      <w:pPr>
        <w:pStyle w:val="Heading3"/>
      </w:pPr>
      <w:bookmarkStart w:id="79" w:name="_Toc216785351"/>
      <w:r>
        <w:t>Stream</w:t>
      </w:r>
      <w:r w:rsidR="005814E1">
        <w:t xml:space="preserve"> Gage </w:t>
      </w:r>
      <w:r>
        <w:t>Measurement Data</w:t>
      </w:r>
      <w:bookmarkEnd w:id="79"/>
    </w:p>
    <w:p w14:paraId="6F0F5CC8" w14:textId="478D2039" w:rsidR="00532A7B" w:rsidRDefault="002C6B0E" w:rsidP="0057608E">
      <w:pPr>
        <w:pStyle w:val="MMCbodytext"/>
      </w:pPr>
      <w:r>
        <w:t>All historic f</w:t>
      </w:r>
      <w:r w:rsidR="00532A7B">
        <w:t xml:space="preserve">ield data </w:t>
      </w:r>
      <w:r w:rsidR="007E4C18">
        <w:t>collected at stream gages</w:t>
      </w:r>
    </w:p>
    <w:p w14:paraId="0B576645" w14:textId="4FFFB2C6" w:rsidR="004F1313" w:rsidRDefault="00532A7B" w:rsidP="0060407C">
      <w:pPr>
        <w:pStyle w:val="Heading3"/>
      </w:pPr>
      <w:bookmarkStart w:id="80" w:name="_Toc216785352"/>
      <w:r>
        <w:t xml:space="preserve">Stream Gage Annual </w:t>
      </w:r>
      <w:r w:rsidR="00BB33BB">
        <w:t>Peak Data</w:t>
      </w:r>
      <w:bookmarkEnd w:id="80"/>
    </w:p>
    <w:p w14:paraId="3CD2FBBF" w14:textId="77777777" w:rsidR="005814E1" w:rsidRPr="00D8493D" w:rsidRDefault="005814E1" w:rsidP="005814E1">
      <w:pPr>
        <w:pStyle w:val="MMCbodytext"/>
      </w:pPr>
      <w:r>
        <w:t>[body text]</w:t>
      </w:r>
    </w:p>
    <w:p w14:paraId="0F91E7AF" w14:textId="12B09D10" w:rsidR="00EB2C4F" w:rsidRDefault="00EB2C4F" w:rsidP="0060407C">
      <w:pPr>
        <w:pStyle w:val="Heading3"/>
      </w:pPr>
      <w:bookmarkStart w:id="81" w:name="_Toc216785353"/>
      <w:r>
        <w:t>Stream Gage Stage Discharge Relationships</w:t>
      </w:r>
      <w:r w:rsidR="00FF3B3A">
        <w:t xml:space="preserve"> (Ratings)</w:t>
      </w:r>
      <w:bookmarkEnd w:id="81"/>
    </w:p>
    <w:p w14:paraId="317360F7" w14:textId="77777777" w:rsidR="005814E1" w:rsidRPr="00D8493D" w:rsidRDefault="005814E1" w:rsidP="005814E1">
      <w:pPr>
        <w:pStyle w:val="MMCbodytext"/>
      </w:pPr>
      <w:r>
        <w:t>[body text]</w:t>
      </w:r>
    </w:p>
    <w:p w14:paraId="645C3A55" w14:textId="7594F057" w:rsidR="00FF3B3A" w:rsidRDefault="00FF3B3A" w:rsidP="0060407C">
      <w:pPr>
        <w:pStyle w:val="Heading3"/>
      </w:pPr>
      <w:bookmarkStart w:id="82" w:name="_Toc216785354"/>
      <w:r>
        <w:t>High Water Mark Data</w:t>
      </w:r>
      <w:bookmarkEnd w:id="82"/>
    </w:p>
    <w:p w14:paraId="2F30A27A" w14:textId="77777777" w:rsidR="005814E1" w:rsidRPr="00D8493D" w:rsidRDefault="005814E1" w:rsidP="005814E1">
      <w:pPr>
        <w:pStyle w:val="MMCbodytext"/>
      </w:pPr>
      <w:r>
        <w:t>[body text]</w:t>
      </w:r>
    </w:p>
    <w:p w14:paraId="25DB859C" w14:textId="7B60A073" w:rsidR="00FF3B3A" w:rsidRDefault="00FF3B3A" w:rsidP="0060407C">
      <w:pPr>
        <w:pStyle w:val="Heading3"/>
      </w:pPr>
      <w:bookmarkStart w:id="83" w:name="_Toc216785355"/>
      <w:r>
        <w:t>Flood Imagery</w:t>
      </w:r>
      <w:bookmarkEnd w:id="83"/>
    </w:p>
    <w:p w14:paraId="531C771D" w14:textId="77777777" w:rsidR="005814E1" w:rsidRPr="00D8493D" w:rsidRDefault="005814E1" w:rsidP="005814E1">
      <w:pPr>
        <w:pStyle w:val="MMCbodytext"/>
      </w:pPr>
      <w:r>
        <w:t>[body text]</w:t>
      </w:r>
    </w:p>
    <w:p w14:paraId="04D3F60B" w14:textId="5E920AC4" w:rsidR="00FF3B3A" w:rsidRDefault="00FF3B3A" w:rsidP="0060407C">
      <w:pPr>
        <w:pStyle w:val="Heading3"/>
      </w:pPr>
      <w:bookmarkStart w:id="84" w:name="_Toc216785356"/>
      <w:r>
        <w:t>Period of Record Gridded Data</w:t>
      </w:r>
      <w:bookmarkEnd w:id="84"/>
    </w:p>
    <w:p w14:paraId="1DD54535" w14:textId="77777777" w:rsidR="005814E1" w:rsidRPr="00D8493D" w:rsidRDefault="005814E1" w:rsidP="005814E1">
      <w:pPr>
        <w:pStyle w:val="MMCbodytext"/>
      </w:pPr>
      <w:r>
        <w:t>[body text]</w:t>
      </w:r>
    </w:p>
    <w:p w14:paraId="38672139" w14:textId="3EBD909B" w:rsidR="00462EEE" w:rsidRDefault="005828F7" w:rsidP="0060407C">
      <w:pPr>
        <w:pStyle w:val="Heading3"/>
      </w:pPr>
      <w:bookmarkStart w:id="85" w:name="_Toc216785357"/>
      <w:r>
        <w:t>Observed Storm Event Gridded Data</w:t>
      </w:r>
      <w:bookmarkEnd w:id="85"/>
    </w:p>
    <w:p w14:paraId="6B007B39" w14:textId="77777777" w:rsidR="005814E1" w:rsidRPr="00D8493D" w:rsidRDefault="005814E1" w:rsidP="005814E1">
      <w:pPr>
        <w:pStyle w:val="MMCbodytext"/>
      </w:pPr>
      <w:r>
        <w:t>[body text]</w:t>
      </w:r>
    </w:p>
    <w:p w14:paraId="7806DA94" w14:textId="1543E4A8" w:rsidR="005828F7" w:rsidRDefault="005828F7" w:rsidP="0060407C">
      <w:pPr>
        <w:pStyle w:val="Heading3"/>
      </w:pPr>
      <w:bookmarkStart w:id="86" w:name="_Toc216785358"/>
      <w:proofErr w:type="gramStart"/>
      <w:r>
        <w:lastRenderedPageBreak/>
        <w:t>Observed Precipitation</w:t>
      </w:r>
      <w:bookmarkEnd w:id="86"/>
      <w:proofErr w:type="gramEnd"/>
    </w:p>
    <w:p w14:paraId="3124C95F" w14:textId="77777777" w:rsidR="005814E1" w:rsidRPr="00D8493D" w:rsidRDefault="005814E1" w:rsidP="005814E1">
      <w:pPr>
        <w:pStyle w:val="MMCbodytext"/>
      </w:pPr>
      <w:r>
        <w:t>[body text]</w:t>
      </w:r>
    </w:p>
    <w:p w14:paraId="0717B622" w14:textId="2943F801" w:rsidR="005828F7" w:rsidRDefault="005828F7" w:rsidP="0060407C">
      <w:pPr>
        <w:pStyle w:val="Heading3"/>
      </w:pPr>
      <w:bookmarkStart w:id="87" w:name="_Toc216785359"/>
      <w:proofErr w:type="gramStart"/>
      <w:r>
        <w:t>Observed Snow</w:t>
      </w:r>
      <w:proofErr w:type="gramEnd"/>
      <w:r>
        <w:t xml:space="preserve"> Water Equivalent</w:t>
      </w:r>
      <w:bookmarkEnd w:id="87"/>
    </w:p>
    <w:p w14:paraId="0DFD9831" w14:textId="77777777" w:rsidR="005814E1" w:rsidRPr="00D8493D" w:rsidRDefault="005814E1" w:rsidP="005814E1">
      <w:pPr>
        <w:pStyle w:val="MMCbodytext"/>
      </w:pPr>
      <w:r>
        <w:t>[body text]</w:t>
      </w:r>
    </w:p>
    <w:p w14:paraId="10167118" w14:textId="0B7AA994" w:rsidR="00C844D7" w:rsidRPr="00C844D7" w:rsidRDefault="00C844D7" w:rsidP="0060407C">
      <w:pPr>
        <w:pStyle w:val="Heading3"/>
      </w:pPr>
      <w:bookmarkStart w:id="88" w:name="_Toc216785360"/>
      <w:r>
        <w:t>Observed Temperature Data</w:t>
      </w:r>
      <w:bookmarkEnd w:id="88"/>
    </w:p>
    <w:p w14:paraId="100E6D82" w14:textId="77777777" w:rsidR="005814E1" w:rsidRPr="00D8493D" w:rsidRDefault="005814E1" w:rsidP="005814E1">
      <w:pPr>
        <w:pStyle w:val="MMCbodytext"/>
      </w:pPr>
      <w:r>
        <w:t>[body text]</w:t>
      </w:r>
    </w:p>
    <w:p w14:paraId="27F76B2B" w14:textId="4618A178" w:rsidR="005E3F77" w:rsidRDefault="005E3F77" w:rsidP="0060407C">
      <w:pPr>
        <w:pStyle w:val="Heading3"/>
      </w:pPr>
      <w:bookmarkStart w:id="89" w:name="_Toc216785361"/>
      <w:r>
        <w:t>Analysis Products</w:t>
      </w:r>
      <w:bookmarkEnd w:id="89"/>
    </w:p>
    <w:p w14:paraId="629AA18B" w14:textId="713CFB66" w:rsidR="005E3F77" w:rsidRDefault="005E3F77" w:rsidP="0057608E">
      <w:pPr>
        <w:pStyle w:val="MMCbodytext"/>
      </w:pPr>
      <w:r>
        <w:t>Analysis</w:t>
      </w:r>
      <w:r w:rsidR="006444F9">
        <w:t xml:space="preserve"> of observed data: such as frequency analysis</w:t>
      </w:r>
      <w:r w:rsidR="0068777D">
        <w:t>, uncertain bounds computation</w:t>
      </w:r>
    </w:p>
    <w:p w14:paraId="570034B3" w14:textId="4CC482DA" w:rsidR="000E2F7E" w:rsidRDefault="000E2F7E" w:rsidP="0060407C">
      <w:pPr>
        <w:pStyle w:val="Heading2"/>
      </w:pPr>
      <w:bookmarkStart w:id="90" w:name="_Toc216785362"/>
      <w:r>
        <w:t>Meteorology</w:t>
      </w:r>
      <w:bookmarkEnd w:id="90"/>
    </w:p>
    <w:p w14:paraId="3D5A589C" w14:textId="77777777" w:rsidR="00500E99" w:rsidRPr="00D8493D" w:rsidRDefault="00500E99" w:rsidP="00500E99">
      <w:pPr>
        <w:pStyle w:val="MMCbodytext"/>
      </w:pPr>
      <w:r>
        <w:t>[body text]</w:t>
      </w:r>
    </w:p>
    <w:p w14:paraId="72CAA204" w14:textId="2014BF6B" w:rsidR="00860F66" w:rsidRDefault="00860F66" w:rsidP="0060407C">
      <w:pPr>
        <w:pStyle w:val="Heading3"/>
      </w:pPr>
      <w:bookmarkStart w:id="91" w:name="_Toc216785363"/>
      <w:r>
        <w:t>Transposition Region</w:t>
      </w:r>
      <w:bookmarkEnd w:id="91"/>
    </w:p>
    <w:p w14:paraId="4304166E" w14:textId="77777777" w:rsidR="00500E99" w:rsidRPr="00D8493D" w:rsidRDefault="00500E99" w:rsidP="00500E99">
      <w:pPr>
        <w:pStyle w:val="MMCbodytext"/>
      </w:pPr>
      <w:r>
        <w:t>[body text]</w:t>
      </w:r>
    </w:p>
    <w:p w14:paraId="0D1078F0" w14:textId="77777777" w:rsidR="00860F66" w:rsidRDefault="00860F66" w:rsidP="0060407C">
      <w:pPr>
        <w:pStyle w:val="Heading3"/>
      </w:pPr>
      <w:bookmarkStart w:id="92" w:name="_Toc216785364"/>
      <w:r>
        <w:t>Storm Catalog</w:t>
      </w:r>
      <w:bookmarkEnd w:id="92"/>
    </w:p>
    <w:p w14:paraId="209C2A0B" w14:textId="77777777" w:rsidR="00500E99" w:rsidRPr="00D8493D" w:rsidRDefault="00500E99" w:rsidP="00500E99">
      <w:pPr>
        <w:pStyle w:val="MMCbodytext"/>
      </w:pPr>
      <w:r>
        <w:t>[body text]</w:t>
      </w:r>
    </w:p>
    <w:p w14:paraId="211C2420" w14:textId="7C3B88D3" w:rsidR="00EA518F" w:rsidRDefault="003A06BF" w:rsidP="0060407C">
      <w:pPr>
        <w:pStyle w:val="Heading3"/>
        <w:rPr>
          <w:ins w:id="93" w:author="Author"/>
        </w:rPr>
      </w:pPr>
      <w:bookmarkStart w:id="94" w:name="_Toc216785365"/>
      <w:ins w:id="95" w:author="Author">
        <w:r>
          <w:t xml:space="preserve">Theortical </w:t>
        </w:r>
        <w:r w:rsidR="00EA518F">
          <w:t>Maximum</w:t>
        </w:r>
        <w:r>
          <w:t xml:space="preserve"> Return Period</w:t>
        </w:r>
      </w:ins>
    </w:p>
    <w:p w14:paraId="45E8BBE9" w14:textId="604A75F7" w:rsidR="003A06BF" w:rsidRPr="003A06BF" w:rsidRDefault="003A06BF" w:rsidP="009149E7">
      <w:pPr>
        <w:rPr>
          <w:ins w:id="96" w:author="Author"/>
        </w:rPr>
        <w:pPrChange w:id="97" w:author="Author">
          <w:pPr>
            <w:pStyle w:val="Heading3"/>
          </w:pPr>
        </w:pPrChange>
      </w:pPr>
      <w:ins w:id="98" w:author="Author">
        <w:r>
          <w:t xml:space="preserve">[Report </w:t>
        </w:r>
        <w:proofErr w:type="spellStart"/>
        <w:r>
          <w:t>Tcap</w:t>
        </w:r>
        <w:proofErr w:type="spellEnd"/>
        <w:r>
          <w:t xml:space="preserve"> </w:t>
        </w:r>
        <w:r w:rsidR="008E7F19">
          <w:t>limitation based on ratio of Transposition Region Area to Study Basin Area</w:t>
        </w:r>
        <w:r w:rsidR="00ED4776">
          <w:t xml:space="preserve"> and the period of record leveraged for storm catalog development]</w:t>
        </w:r>
      </w:ins>
    </w:p>
    <w:p w14:paraId="17E94419" w14:textId="12C16A6A" w:rsidR="00860F66" w:rsidRDefault="00860F66" w:rsidP="0060407C">
      <w:pPr>
        <w:pStyle w:val="Heading3"/>
      </w:pPr>
      <w:r>
        <w:t>Normalization Grid</w:t>
      </w:r>
      <w:bookmarkEnd w:id="94"/>
    </w:p>
    <w:p w14:paraId="1B256332" w14:textId="77777777" w:rsidR="00500E99" w:rsidRPr="00D8493D" w:rsidRDefault="00500E99" w:rsidP="00500E99">
      <w:pPr>
        <w:pStyle w:val="MMCbodytext"/>
      </w:pPr>
      <w:r>
        <w:t>[body text]</w:t>
      </w:r>
    </w:p>
    <w:p w14:paraId="1330D162" w14:textId="77777777" w:rsidR="00414178" w:rsidRPr="00CC7AA8" w:rsidRDefault="00414178" w:rsidP="0060407C">
      <w:pPr>
        <w:pStyle w:val="Heading3"/>
      </w:pPr>
      <w:bookmarkStart w:id="99" w:name="_Toc216785366"/>
      <w:r>
        <w:t>Fishnets</w:t>
      </w:r>
      <w:bookmarkEnd w:id="99"/>
    </w:p>
    <w:p w14:paraId="52DD5BB1" w14:textId="30CB255C" w:rsidR="00414178" w:rsidRPr="009C79EA" w:rsidRDefault="00500E99" w:rsidP="009C79EA">
      <w:pPr>
        <w:pStyle w:val="MMCbodytext"/>
        <w:rPr>
          <w:rFonts w:eastAsiaTheme="majorEastAsia"/>
          <w:highlight w:val="lightGray"/>
        </w:rPr>
      </w:pPr>
      <w:r w:rsidRPr="00500E99">
        <w:t>[body text]</w:t>
      </w:r>
    </w:p>
    <w:p w14:paraId="740C5F6C" w14:textId="1357CDF7" w:rsidR="00F909F3" w:rsidRDefault="00F909F3" w:rsidP="0060407C">
      <w:pPr>
        <w:pStyle w:val="Heading2"/>
      </w:pPr>
      <w:bookmarkStart w:id="100" w:name="_Toc216785367"/>
      <w:r>
        <w:t>Hydrologic Modeling</w:t>
      </w:r>
      <w:bookmarkEnd w:id="100"/>
    </w:p>
    <w:p w14:paraId="4D45CB5E" w14:textId="0C007278" w:rsidR="00F909F3" w:rsidRDefault="00F909F3" w:rsidP="00F909F3">
      <w:r>
        <w:t>[</w:t>
      </w:r>
      <w:r w:rsidR="00E91B72">
        <w:t xml:space="preserve">describe the development </w:t>
      </w:r>
      <w:r w:rsidR="0040378C">
        <w:t xml:space="preserve">and delivery </w:t>
      </w:r>
      <w:r w:rsidR="00E91B72">
        <w:t xml:space="preserve">of the </w:t>
      </w:r>
      <w:r w:rsidR="00E014C6">
        <w:t xml:space="preserve">uncalibrated </w:t>
      </w:r>
      <w:r w:rsidR="00E91B72">
        <w:t>base hydrologic model</w:t>
      </w:r>
      <w:r w:rsidR="00C844AC">
        <w:t>, which is consistent with certain other sections of this repor</w:t>
      </w:r>
      <w:r w:rsidR="0040378C">
        <w:t>t</w:t>
      </w:r>
      <w:r w:rsidR="00C844AC">
        <w:t>]</w:t>
      </w:r>
    </w:p>
    <w:p w14:paraId="689F1EA3" w14:textId="126627AA" w:rsidR="00334E15" w:rsidRDefault="00334E15" w:rsidP="0060407C">
      <w:pPr>
        <w:pStyle w:val="Heading2"/>
      </w:pPr>
      <w:bookmarkStart w:id="101" w:name="_Toc216785368"/>
      <w:r>
        <w:lastRenderedPageBreak/>
        <w:t>Reference Data</w:t>
      </w:r>
      <w:bookmarkEnd w:id="101"/>
    </w:p>
    <w:p w14:paraId="257B27BE" w14:textId="77777777" w:rsidR="008424BB" w:rsidRPr="00D8493D" w:rsidRDefault="008424BB" w:rsidP="008424BB">
      <w:pPr>
        <w:pStyle w:val="MMCbodytext"/>
      </w:pPr>
      <w:r>
        <w:t>[body text]</w:t>
      </w:r>
    </w:p>
    <w:p w14:paraId="13AEDDD7" w14:textId="4E6C65BE" w:rsidR="00334E15" w:rsidRDefault="00334E15" w:rsidP="0060407C">
      <w:pPr>
        <w:pStyle w:val="Heading3"/>
      </w:pPr>
      <w:bookmarkStart w:id="102" w:name="_Toc216785369"/>
      <w:r>
        <w:t xml:space="preserve">Dam Structure and </w:t>
      </w:r>
      <w:r w:rsidR="00FA40C6">
        <w:t>Operation Information</w:t>
      </w:r>
      <w:bookmarkEnd w:id="102"/>
    </w:p>
    <w:p w14:paraId="7DEA55E9" w14:textId="77777777" w:rsidR="008424BB" w:rsidRPr="00D8493D" w:rsidRDefault="008424BB" w:rsidP="008424BB">
      <w:pPr>
        <w:pStyle w:val="MMCbodytext"/>
      </w:pPr>
      <w:r>
        <w:t>[body text]</w:t>
      </w:r>
    </w:p>
    <w:p w14:paraId="0F5C8EB8" w14:textId="793A6BF8" w:rsidR="00FA40C6" w:rsidRDefault="00FA40C6" w:rsidP="0060407C">
      <w:pPr>
        <w:pStyle w:val="Heading3"/>
      </w:pPr>
      <w:bookmarkStart w:id="103" w:name="_Toc216785370"/>
      <w:r>
        <w:t>Vertical Datum Conversions</w:t>
      </w:r>
      <w:bookmarkEnd w:id="103"/>
    </w:p>
    <w:p w14:paraId="153C1C2D" w14:textId="77777777" w:rsidR="008424BB" w:rsidRPr="00D8493D" w:rsidRDefault="008424BB" w:rsidP="008424BB">
      <w:pPr>
        <w:pStyle w:val="MMCbodytext"/>
      </w:pPr>
      <w:r>
        <w:t>[body text]</w:t>
      </w:r>
    </w:p>
    <w:p w14:paraId="1A337C6B" w14:textId="0AEDD97D" w:rsidR="00FA40C6" w:rsidRDefault="008424BB" w:rsidP="0060407C">
      <w:pPr>
        <w:pStyle w:val="Heading2"/>
      </w:pPr>
      <w:bookmarkStart w:id="104" w:name="_Toc216785371"/>
      <w:r>
        <w:t xml:space="preserve">Federal Emergency Management Agency </w:t>
      </w:r>
      <w:r w:rsidR="00FA40C6">
        <w:t>Datasets</w:t>
      </w:r>
      <w:bookmarkEnd w:id="104"/>
    </w:p>
    <w:p w14:paraId="53116BD8" w14:textId="77777777" w:rsidR="008424BB" w:rsidRPr="00D8493D" w:rsidRDefault="008424BB" w:rsidP="008424BB">
      <w:pPr>
        <w:pStyle w:val="MMCbodytext"/>
      </w:pPr>
      <w:r>
        <w:t>[body text]</w:t>
      </w:r>
    </w:p>
    <w:p w14:paraId="4F843C72" w14:textId="20EB27C2" w:rsidR="00FA40C6" w:rsidRDefault="00FA40C6" w:rsidP="0060407C">
      <w:pPr>
        <w:pStyle w:val="Heading3"/>
      </w:pPr>
      <w:bookmarkStart w:id="105" w:name="_Toc216785372"/>
      <w:r>
        <w:t>F</w:t>
      </w:r>
      <w:r w:rsidR="008424BB">
        <w:t xml:space="preserve">lood </w:t>
      </w:r>
      <w:r>
        <w:t>I</w:t>
      </w:r>
      <w:r w:rsidR="008424BB">
        <w:t xml:space="preserve">nsurance </w:t>
      </w:r>
      <w:r>
        <w:t>S</w:t>
      </w:r>
      <w:r w:rsidR="008424BB">
        <w:t>tudy</w:t>
      </w:r>
      <w:r>
        <w:t xml:space="preserve"> </w:t>
      </w:r>
      <w:r w:rsidR="0044030E">
        <w:t xml:space="preserve">Effective </w:t>
      </w:r>
      <w:r>
        <w:t>Reports</w:t>
      </w:r>
      <w:bookmarkEnd w:id="105"/>
    </w:p>
    <w:p w14:paraId="1BD53965" w14:textId="77777777" w:rsidR="008424BB" w:rsidRPr="00D8493D" w:rsidRDefault="008424BB" w:rsidP="008424BB">
      <w:pPr>
        <w:pStyle w:val="MMCbodytext"/>
      </w:pPr>
      <w:r>
        <w:t>[body text]</w:t>
      </w:r>
    </w:p>
    <w:p w14:paraId="4FDADAC0" w14:textId="7AE326DE" w:rsidR="00FA40C6" w:rsidRDefault="008424BB" w:rsidP="0060407C">
      <w:pPr>
        <w:pStyle w:val="Heading3"/>
      </w:pPr>
      <w:bookmarkStart w:id="106" w:name="_Toc216785373"/>
      <w:r>
        <w:t xml:space="preserve">Flood Insurance Study </w:t>
      </w:r>
      <w:r w:rsidR="0044030E">
        <w:t>Effective Models</w:t>
      </w:r>
      <w:bookmarkEnd w:id="106"/>
    </w:p>
    <w:p w14:paraId="5BE01BE5" w14:textId="77777777" w:rsidR="008424BB" w:rsidRPr="00D8493D" w:rsidRDefault="008424BB" w:rsidP="008424BB">
      <w:pPr>
        <w:pStyle w:val="MMCbodytext"/>
      </w:pPr>
      <w:r>
        <w:t>[body text]</w:t>
      </w:r>
    </w:p>
    <w:p w14:paraId="2BA0CCFD" w14:textId="75D9DDB8" w:rsidR="0044030E" w:rsidRDefault="008424BB" w:rsidP="0060407C">
      <w:pPr>
        <w:pStyle w:val="Heading3"/>
      </w:pPr>
      <w:bookmarkStart w:id="107" w:name="_Toc216785374"/>
      <w:r>
        <w:t xml:space="preserve">Flood Insurance Study </w:t>
      </w:r>
      <w:r w:rsidR="0044030E">
        <w:t>Effective Layers</w:t>
      </w:r>
      <w:bookmarkEnd w:id="107"/>
    </w:p>
    <w:p w14:paraId="08B2CCC4" w14:textId="77777777" w:rsidR="008424BB" w:rsidRPr="00D8493D" w:rsidRDefault="008424BB" w:rsidP="008424BB">
      <w:pPr>
        <w:pStyle w:val="MMCbodytext"/>
      </w:pPr>
      <w:r>
        <w:t>[body text]</w:t>
      </w:r>
    </w:p>
    <w:p w14:paraId="40B35444" w14:textId="428988D9" w:rsidR="0044030E" w:rsidRDefault="008424BB" w:rsidP="0060407C">
      <w:pPr>
        <w:pStyle w:val="Heading3"/>
      </w:pPr>
      <w:bookmarkStart w:id="108" w:name="_Toc216785375"/>
      <w:r>
        <w:t xml:space="preserve">Federal Emergency Management Agency </w:t>
      </w:r>
      <w:r w:rsidR="00D04095" w:rsidRPr="00D04095">
        <w:t>Base Level Engineering</w:t>
      </w:r>
      <w:r w:rsidR="00D04095" w:rsidRPr="00D04095" w:rsidDel="00D04095">
        <w:t xml:space="preserve"> </w:t>
      </w:r>
      <w:r w:rsidR="0044030E">
        <w:t>Reports</w:t>
      </w:r>
      <w:bookmarkEnd w:id="108"/>
    </w:p>
    <w:p w14:paraId="1321F2CD" w14:textId="77777777" w:rsidR="008424BB" w:rsidRPr="00D8493D" w:rsidRDefault="008424BB" w:rsidP="008424BB">
      <w:pPr>
        <w:pStyle w:val="MMCbodytext"/>
      </w:pPr>
      <w:r>
        <w:t>[body text]</w:t>
      </w:r>
    </w:p>
    <w:p w14:paraId="667567F4" w14:textId="0E055FF3" w:rsidR="0044030E" w:rsidRDefault="008424BB" w:rsidP="0060407C">
      <w:pPr>
        <w:pStyle w:val="Heading3"/>
      </w:pPr>
      <w:bookmarkStart w:id="109" w:name="_Toc216785376"/>
      <w:r>
        <w:t xml:space="preserve">Federal Emergency Management Agency </w:t>
      </w:r>
      <w:r w:rsidR="00D04095">
        <w:t xml:space="preserve">Base Level Engineering </w:t>
      </w:r>
      <w:r w:rsidR="0044030E">
        <w:t>Models</w:t>
      </w:r>
      <w:bookmarkEnd w:id="109"/>
    </w:p>
    <w:p w14:paraId="69CF57F7" w14:textId="77777777" w:rsidR="008424BB" w:rsidRPr="00D8493D" w:rsidRDefault="008424BB" w:rsidP="008424BB">
      <w:pPr>
        <w:pStyle w:val="MMCbodytext"/>
      </w:pPr>
      <w:r>
        <w:t>[body text]</w:t>
      </w:r>
    </w:p>
    <w:p w14:paraId="48468B8A" w14:textId="2B7CB9C9" w:rsidR="0044030E" w:rsidRPr="00FA40C6" w:rsidRDefault="008424BB" w:rsidP="0060407C">
      <w:pPr>
        <w:pStyle w:val="Heading3"/>
      </w:pPr>
      <w:bookmarkStart w:id="110" w:name="_Toc216785377"/>
      <w:r>
        <w:t xml:space="preserve">Federal Emergency Management Agency </w:t>
      </w:r>
      <w:r w:rsidR="00D04095">
        <w:t xml:space="preserve">Base Level Engineering </w:t>
      </w:r>
      <w:r w:rsidR="0044030E">
        <w:t>Data</w:t>
      </w:r>
      <w:bookmarkEnd w:id="110"/>
    </w:p>
    <w:p w14:paraId="45916AB2" w14:textId="77777777" w:rsidR="008424BB" w:rsidRPr="00D8493D" w:rsidRDefault="008424BB" w:rsidP="00D04095">
      <w:pPr>
        <w:pStyle w:val="MMCbodytext"/>
      </w:pPr>
      <w:r>
        <w:t>[body text]</w:t>
      </w:r>
    </w:p>
    <w:p w14:paraId="538B5D4C" w14:textId="1995D01C" w:rsidR="003916E8" w:rsidRDefault="00D10554" w:rsidP="0060407C">
      <w:pPr>
        <w:pStyle w:val="Heading2"/>
      </w:pPr>
      <w:bookmarkStart w:id="111" w:name="_Toc216785378"/>
      <w:r>
        <w:t>National Levee Database</w:t>
      </w:r>
      <w:r w:rsidR="00D04095">
        <w:t>—</w:t>
      </w:r>
      <w:r>
        <w:t>Data Refinement</w:t>
      </w:r>
      <w:bookmarkEnd w:id="111"/>
    </w:p>
    <w:p w14:paraId="435F9538" w14:textId="241DDD4E" w:rsidR="00D6312E" w:rsidRPr="00D6312E" w:rsidRDefault="00D6312E" w:rsidP="009C79EA">
      <w:pPr>
        <w:pStyle w:val="MMCbodytext"/>
      </w:pPr>
      <w:r>
        <w:t xml:space="preserve">Describe completed process to </w:t>
      </w:r>
      <w:r w:rsidR="00E104D6">
        <w:t xml:space="preserve">improve and refine </w:t>
      </w:r>
      <w:r w:rsidR="0043303D" w:rsidRPr="0043303D">
        <w:t xml:space="preserve">National Levee Database </w:t>
      </w:r>
      <w:r w:rsidR="0043303D">
        <w:t>(</w:t>
      </w:r>
      <w:r w:rsidR="00E104D6">
        <w:t>NLD</w:t>
      </w:r>
      <w:r w:rsidR="0043303D">
        <w:t>)</w:t>
      </w:r>
      <w:r w:rsidR="00E104D6">
        <w:t xml:space="preserve"> data.</w:t>
      </w:r>
    </w:p>
    <w:p w14:paraId="4D790900" w14:textId="3C780492" w:rsidR="00D6312E" w:rsidRDefault="00D6312E" w:rsidP="0060407C">
      <w:pPr>
        <w:pStyle w:val="Heading2"/>
      </w:pPr>
      <w:bookmarkStart w:id="112" w:name="_Toc216785379"/>
      <w:r>
        <w:t>National Inventory of Dams</w:t>
      </w:r>
      <w:r w:rsidR="00D04095">
        <w:t>—</w:t>
      </w:r>
      <w:r>
        <w:t>Data Refinement</w:t>
      </w:r>
      <w:bookmarkEnd w:id="112"/>
    </w:p>
    <w:p w14:paraId="26354294" w14:textId="68CA62F7" w:rsidR="00E104D6" w:rsidRPr="00D6312E" w:rsidRDefault="00E104D6" w:rsidP="009C79EA">
      <w:pPr>
        <w:pStyle w:val="MMCbodytext"/>
      </w:pPr>
      <w:r>
        <w:t xml:space="preserve">Describe completed process to improve and refine </w:t>
      </w:r>
      <w:r w:rsidR="0043303D" w:rsidRPr="0043303D">
        <w:t xml:space="preserve">National Inventory of Dams </w:t>
      </w:r>
      <w:r w:rsidR="0043303D">
        <w:t>(</w:t>
      </w:r>
      <w:r>
        <w:t>NID</w:t>
      </w:r>
      <w:r w:rsidR="0043303D">
        <w:t>)</w:t>
      </w:r>
      <w:r>
        <w:t xml:space="preserve"> data.</w:t>
      </w:r>
    </w:p>
    <w:p w14:paraId="65528AF0" w14:textId="26BE776A" w:rsidR="00D6312E" w:rsidRDefault="00221C3B" w:rsidP="0060407C">
      <w:pPr>
        <w:pStyle w:val="Heading2"/>
      </w:pPr>
      <w:bookmarkStart w:id="113" w:name="_Toc216785380"/>
      <w:r>
        <w:lastRenderedPageBreak/>
        <w:t>Existing Risk Assessments</w:t>
      </w:r>
      <w:bookmarkEnd w:id="113"/>
    </w:p>
    <w:p w14:paraId="441EA589" w14:textId="576B133A" w:rsidR="00D04095" w:rsidRDefault="00221C3B" w:rsidP="009C79EA">
      <w:pPr>
        <w:pStyle w:val="MMCbodytext"/>
        <w:sectPr w:rsidR="00D04095" w:rsidSect="0060407C">
          <w:pgSz w:w="12240" w:h="15840"/>
          <w:pgMar w:top="1440" w:right="1440" w:bottom="1440" w:left="1440" w:header="360" w:footer="720" w:gutter="0"/>
          <w:cols w:space="720"/>
          <w:docGrid w:linePitch="360"/>
        </w:sectPr>
      </w:pPr>
      <w:r>
        <w:t xml:space="preserve">Describe </w:t>
      </w:r>
      <w:r w:rsidR="004A1335">
        <w:t xml:space="preserve">risk assessment </w:t>
      </w:r>
      <w:r>
        <w:t xml:space="preserve">reports that have been collected to </w:t>
      </w:r>
      <w:r w:rsidR="004A1335">
        <w:t>support development of system response curves (breach probability at dams and levees)</w:t>
      </w:r>
      <w:r w:rsidR="00C01CDF">
        <w:t>.</w:t>
      </w:r>
    </w:p>
    <w:p w14:paraId="788C6BBB" w14:textId="7917E351" w:rsidR="00E4037D" w:rsidRDefault="0060407C" w:rsidP="0060407C">
      <w:pPr>
        <w:pStyle w:val="Heading1"/>
      </w:pPr>
      <w:bookmarkStart w:id="114" w:name="_Toc203123807"/>
      <w:bookmarkStart w:id="115" w:name="_Toc216778027"/>
      <w:bookmarkStart w:id="116" w:name="_Toc216778190"/>
      <w:bookmarkStart w:id="117" w:name="_Toc196919832"/>
      <w:bookmarkStart w:id="118" w:name="_Toc216785381"/>
      <w:bookmarkEnd w:id="114"/>
      <w:bookmarkEnd w:id="115"/>
      <w:bookmarkEnd w:id="116"/>
      <w:r>
        <w:lastRenderedPageBreak/>
        <w:t>—</w:t>
      </w:r>
      <w:r w:rsidR="00E4037D">
        <w:t>Quality Control Reviews</w:t>
      </w:r>
      <w:bookmarkEnd w:id="117"/>
      <w:bookmarkEnd w:id="118"/>
    </w:p>
    <w:p w14:paraId="3E0DEA28" w14:textId="77777777" w:rsidR="00E4037D" w:rsidRDefault="00E4037D" w:rsidP="0060407C">
      <w:pPr>
        <w:pStyle w:val="Heading2"/>
      </w:pPr>
      <w:bookmarkStart w:id="119" w:name="_Toc196919833"/>
      <w:bookmarkStart w:id="120" w:name="_Toc216785382"/>
      <w:r>
        <w:t>Technical Reviews</w:t>
      </w:r>
      <w:bookmarkEnd w:id="119"/>
      <w:bookmarkEnd w:id="120"/>
    </w:p>
    <w:p w14:paraId="32C89072" w14:textId="77777777" w:rsidR="006973DB" w:rsidRPr="00D8493D" w:rsidRDefault="006973DB" w:rsidP="006973DB">
      <w:pPr>
        <w:pStyle w:val="MMCbodytext"/>
      </w:pPr>
      <w:bookmarkStart w:id="121" w:name="_Toc196919834"/>
      <w:r>
        <w:t>[body text]</w:t>
      </w:r>
    </w:p>
    <w:p w14:paraId="36DCD8DF" w14:textId="77777777" w:rsidR="00E4037D" w:rsidRDefault="00E4037D" w:rsidP="0060407C">
      <w:pPr>
        <w:pStyle w:val="Heading2"/>
      </w:pPr>
      <w:bookmarkStart w:id="122" w:name="_Toc216785383"/>
      <w:r>
        <w:t>Quality Control</w:t>
      </w:r>
      <w:bookmarkEnd w:id="121"/>
      <w:bookmarkEnd w:id="122"/>
    </w:p>
    <w:p w14:paraId="5178C2C5" w14:textId="1F347D5F" w:rsidR="00E4037D" w:rsidRDefault="006973DB" w:rsidP="009C79EA">
      <w:pPr>
        <w:pStyle w:val="MMCbodytext"/>
      </w:pPr>
      <w:r>
        <w:t>[body text]</w:t>
      </w:r>
      <w:r w:rsidR="00E4037D">
        <w:br w:type="page"/>
      </w:r>
    </w:p>
    <w:p w14:paraId="68900049" w14:textId="77777777" w:rsidR="00B92B70" w:rsidRDefault="00B92B70" w:rsidP="00E4037D">
      <w:pPr>
        <w:spacing w:line="259" w:lineRule="auto"/>
      </w:pPr>
    </w:p>
    <w:p w14:paraId="20D4DEA7" w14:textId="24E7B824" w:rsidR="00E4037D" w:rsidRDefault="00B92B70" w:rsidP="009C79EA">
      <w:pPr>
        <w:pStyle w:val="MMCIntentionallyBlank"/>
      </w:pPr>
      <w:r>
        <w:t>This page is intentionally blank.</w:t>
      </w:r>
    </w:p>
    <w:p w14:paraId="216E7367" w14:textId="77777777" w:rsidR="00E4037D" w:rsidRDefault="00E4037D" w:rsidP="009C79EA">
      <w:pPr>
        <w:pStyle w:val="MMCIntentionallyBlank"/>
        <w:sectPr w:rsidR="00E4037D" w:rsidSect="0060407C">
          <w:pgSz w:w="12240" w:h="15840"/>
          <w:pgMar w:top="1440" w:right="1440" w:bottom="1440" w:left="1440" w:header="360" w:footer="720" w:gutter="0"/>
          <w:cols w:space="720"/>
          <w:docGrid w:linePitch="360"/>
        </w:sectPr>
      </w:pPr>
    </w:p>
    <w:p w14:paraId="254DFBE1" w14:textId="77777777" w:rsidR="00E4037D" w:rsidRDefault="00E4037D" w:rsidP="0060407C">
      <w:pPr>
        <w:pStyle w:val="Heading1"/>
        <w:numPr>
          <w:ilvl w:val="0"/>
          <w:numId w:val="0"/>
        </w:numPr>
        <w:ind w:left="864"/>
      </w:pPr>
      <w:bookmarkStart w:id="123" w:name="_Toc196919835"/>
      <w:bookmarkStart w:id="124" w:name="_Toc216785384"/>
      <w:r>
        <w:lastRenderedPageBreak/>
        <w:t>List of Acronyms and Abbreviations</w:t>
      </w:r>
      <w:bookmarkEnd w:id="123"/>
      <w:bookmarkEnd w:id="124"/>
    </w:p>
    <w:p w14:paraId="3BC4A8D3" w14:textId="7C9F9D94" w:rsidR="00E4037D" w:rsidRPr="009C79EA" w:rsidRDefault="00BC753D" w:rsidP="009C79EA">
      <w:pPr>
        <w:pStyle w:val="MMCacronymdefinition"/>
      </w:pPr>
      <w:r w:rsidRPr="00BC753D">
        <w:rPr>
          <w:rStyle w:val="MMCacronymterm"/>
        </w:rPr>
        <w:t>AMS</w:t>
      </w:r>
      <w:r w:rsidRPr="009C79EA">
        <w:tab/>
      </w:r>
      <w:r w:rsidRPr="00DC26CF">
        <w:t>Annual maxima series</w:t>
      </w:r>
    </w:p>
    <w:p w14:paraId="48201D56" w14:textId="748B5D97" w:rsidR="00A56834" w:rsidRDefault="00943102" w:rsidP="00943102">
      <w:pPr>
        <w:pStyle w:val="MMCacronymdefinition"/>
      </w:pPr>
      <w:r w:rsidRPr="009C79EA">
        <w:rPr>
          <w:rStyle w:val="MMCacronymterm"/>
        </w:rPr>
        <w:t>BE-PWP</w:t>
      </w:r>
      <w:r w:rsidRPr="00943102">
        <w:tab/>
        <w:t>basin execution project work plan</w:t>
      </w:r>
    </w:p>
    <w:p w14:paraId="70240D1A" w14:textId="1547F3CB" w:rsidR="00A56834" w:rsidRPr="00A56834" w:rsidRDefault="00A56834" w:rsidP="009C79EA">
      <w:pPr>
        <w:pStyle w:val="MMCacronymdefinition"/>
      </w:pPr>
      <w:r w:rsidRPr="009C79EA">
        <w:rPr>
          <w:rStyle w:val="MMCacronymterm"/>
        </w:rPr>
        <w:t>BLE</w:t>
      </w:r>
      <w:r w:rsidRPr="00A56834">
        <w:tab/>
        <w:t>Base Level Engineering</w:t>
      </w:r>
    </w:p>
    <w:p w14:paraId="081C229B" w14:textId="455A5217" w:rsidR="00BC0347" w:rsidRDefault="0036635A" w:rsidP="00A56834">
      <w:pPr>
        <w:pStyle w:val="MMCacronymdefinition"/>
        <w:rPr>
          <w:rFonts w:eastAsia="Calibri"/>
        </w:rPr>
      </w:pPr>
      <w:r w:rsidRPr="009C79EA">
        <w:rPr>
          <w:rStyle w:val="MMCacronymterm"/>
        </w:rPr>
        <w:t>FFRD</w:t>
      </w:r>
      <w:r w:rsidRPr="0036635A">
        <w:tab/>
      </w:r>
      <w:r w:rsidRPr="0036635A">
        <w:rPr>
          <w:rFonts w:eastAsia="Calibri"/>
        </w:rPr>
        <w:t>Future of Flood Risk Data</w:t>
      </w:r>
    </w:p>
    <w:p w14:paraId="0302296C" w14:textId="6FE5ADCE" w:rsidR="0043303D" w:rsidRPr="009C79EA" w:rsidRDefault="0043303D" w:rsidP="00A56834">
      <w:pPr>
        <w:pStyle w:val="MMCacronymdefinition"/>
      </w:pPr>
      <w:r>
        <w:rPr>
          <w:rStyle w:val="MMCacronymterm"/>
        </w:rPr>
        <w:t>NID</w:t>
      </w:r>
      <w:r w:rsidRPr="009C79EA">
        <w:tab/>
      </w:r>
      <w:r w:rsidRPr="009C79EA">
        <w:tab/>
        <w:t>National Inventory of Dams</w:t>
      </w:r>
    </w:p>
    <w:p w14:paraId="49A18E02" w14:textId="63EFA7CD" w:rsidR="0043303D" w:rsidRPr="009C79EA" w:rsidRDefault="0043303D" w:rsidP="00A56834">
      <w:pPr>
        <w:pStyle w:val="MMCacronymdefinition"/>
      </w:pPr>
      <w:r>
        <w:rPr>
          <w:rStyle w:val="MMCacronymterm"/>
        </w:rPr>
        <w:t>NLD</w:t>
      </w:r>
      <w:r w:rsidRPr="009C79EA">
        <w:tab/>
        <w:t>National Levee Database</w:t>
      </w:r>
    </w:p>
    <w:p w14:paraId="23A2BCC1" w14:textId="613CC14D" w:rsidR="00660ABE" w:rsidRDefault="00660ABE" w:rsidP="00A56834">
      <w:pPr>
        <w:pStyle w:val="MMCacronymdefinition"/>
      </w:pPr>
      <w:r>
        <w:rPr>
          <w:rStyle w:val="MMCacronymterm"/>
        </w:rPr>
        <w:t>POR</w:t>
      </w:r>
      <w:r>
        <w:rPr>
          <w:rStyle w:val="MMCacronymterm"/>
        </w:rPr>
        <w:tab/>
      </w:r>
      <w:r>
        <w:t>period of record</w:t>
      </w:r>
    </w:p>
    <w:p w14:paraId="065D8967" w14:textId="22FD7FA7" w:rsidR="00660ABE" w:rsidRPr="009C79EA" w:rsidRDefault="00660ABE" w:rsidP="00A56834">
      <w:pPr>
        <w:pStyle w:val="MMCacronymdefinition"/>
      </w:pPr>
      <w:r w:rsidRPr="00660ABE">
        <w:rPr>
          <w:rStyle w:val="MMCacronymterm"/>
        </w:rPr>
        <w:t>QA</w:t>
      </w:r>
      <w:r>
        <w:rPr>
          <w:rStyle w:val="MMCacronymterm"/>
        </w:rPr>
        <w:tab/>
      </w:r>
      <w:r w:rsidRPr="009C79EA">
        <w:tab/>
      </w:r>
      <w:r w:rsidRPr="00660ABE">
        <w:rPr>
          <w:rFonts w:eastAsia="Calibri"/>
        </w:rPr>
        <w:t>quality assurance</w:t>
      </w:r>
    </w:p>
    <w:p w14:paraId="436210C0" w14:textId="1D6995A0" w:rsidR="00660ABE" w:rsidRDefault="00660ABE" w:rsidP="00A56834">
      <w:pPr>
        <w:pStyle w:val="MMCacronymdefinition"/>
        <w:rPr>
          <w:rFonts w:eastAsia="Calibri"/>
        </w:rPr>
      </w:pPr>
      <w:r w:rsidRPr="00660ABE">
        <w:rPr>
          <w:rStyle w:val="MMCacronymterm"/>
        </w:rPr>
        <w:t>QC</w:t>
      </w:r>
      <w:r>
        <w:rPr>
          <w:rStyle w:val="MMCacronymterm"/>
        </w:rPr>
        <w:tab/>
      </w:r>
      <w:r w:rsidRPr="009C79EA">
        <w:tab/>
      </w:r>
      <w:r w:rsidRPr="00660ABE">
        <w:rPr>
          <w:rFonts w:eastAsia="Calibri"/>
        </w:rPr>
        <w:t>quality control</w:t>
      </w:r>
    </w:p>
    <w:p w14:paraId="0C36313D" w14:textId="08018267" w:rsidR="00186817" w:rsidRDefault="00186817" w:rsidP="00A56834">
      <w:pPr>
        <w:pStyle w:val="MMCacronymdefinition"/>
        <w:rPr>
          <w:rFonts w:eastAsia="Calibri"/>
        </w:rPr>
      </w:pPr>
      <w:r w:rsidRPr="00186817">
        <w:rPr>
          <w:rStyle w:val="MMCacronymterm"/>
        </w:rPr>
        <w:t>SOP</w:t>
      </w:r>
      <w:r w:rsidRPr="009C79EA">
        <w:tab/>
      </w:r>
      <w:r w:rsidRPr="00186817">
        <w:rPr>
          <w:rFonts w:eastAsia="Calibri"/>
        </w:rPr>
        <w:t>standard operating procedure</w:t>
      </w:r>
    </w:p>
    <w:p w14:paraId="749CDF6B" w14:textId="12985B9E" w:rsidR="00186817" w:rsidRDefault="00186817" w:rsidP="00A56834">
      <w:pPr>
        <w:pStyle w:val="MMCacronymdefinition"/>
        <w:rPr>
          <w:rStyle w:val="MMCacronymterm"/>
        </w:rPr>
      </w:pPr>
      <w:r>
        <w:rPr>
          <w:rStyle w:val="MMCacronymterm"/>
        </w:rPr>
        <w:t>TIGER</w:t>
      </w:r>
      <w:r>
        <w:rPr>
          <w:rStyle w:val="MMCacronymterm"/>
        </w:rPr>
        <w:tab/>
      </w:r>
      <w:r w:rsidRPr="0062237E">
        <w:t>Topologically Integrated Geographic Encoding and Referencing</w:t>
      </w:r>
    </w:p>
    <w:p w14:paraId="0096D943" w14:textId="04C78097" w:rsidR="00186817" w:rsidRPr="009C79EA" w:rsidRDefault="00186817" w:rsidP="009C79EA">
      <w:pPr>
        <w:pStyle w:val="MMCacronymdefinition"/>
      </w:pPr>
      <w:r>
        <w:rPr>
          <w:rStyle w:val="MMCacronymterm"/>
        </w:rPr>
        <w:t>TOG</w:t>
      </w:r>
      <w:r>
        <w:rPr>
          <w:rStyle w:val="MMCacronymterm"/>
        </w:rPr>
        <w:tab/>
      </w:r>
      <w:r>
        <w:rPr>
          <w:rFonts w:eastAsia="Calibri"/>
        </w:rPr>
        <w:t>Technical Oversight Group</w:t>
      </w:r>
    </w:p>
    <w:sectPr w:rsidR="00186817" w:rsidRPr="009C79EA" w:rsidSect="0060407C">
      <w:pgSz w:w="12240" w:h="15840" w:code="1"/>
      <w:pgMar w:top="1440" w:right="1440" w:bottom="1440" w:left="1440" w:header="36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AFDA79" w14:textId="77777777" w:rsidR="00BE5518" w:rsidRDefault="00BE5518" w:rsidP="002235E5">
      <w:pPr>
        <w:spacing w:after="0"/>
      </w:pPr>
      <w:r>
        <w:separator/>
      </w:r>
    </w:p>
  </w:endnote>
  <w:endnote w:type="continuationSeparator" w:id="0">
    <w:p w14:paraId="2DADAB15" w14:textId="77777777" w:rsidR="00BE5518" w:rsidRDefault="00BE5518" w:rsidP="002235E5">
      <w:pPr>
        <w:spacing w:after="0"/>
      </w:pPr>
      <w:r>
        <w:continuationSeparator/>
      </w:r>
    </w:p>
  </w:endnote>
  <w:endnote w:type="continuationNotice" w:id="1">
    <w:p w14:paraId="763257FE" w14:textId="77777777" w:rsidR="00BE5518" w:rsidRDefault="00BE5518">
      <w:pPr>
        <w:spacing w:after="0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old">
    <w:panose1 w:val="020B0704020202020204"/>
    <w:charset w:val="00"/>
    <w:family w:val="roman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sz w:val="20"/>
        <w:szCs w:val="20"/>
      </w:rPr>
      <w:id w:val="2028754719"/>
      <w:docPartObj>
        <w:docPartGallery w:val="Page Numbers (Bottom of Page)"/>
        <w:docPartUnique/>
      </w:docPartObj>
    </w:sdtPr>
    <w:sdtEndPr>
      <w:rPr>
        <w:b w:val="0"/>
        <w:noProof/>
        <w:color w:val="auto"/>
      </w:rPr>
    </w:sdtEndPr>
    <w:sdtContent>
      <w:p w14:paraId="60BA5968" w14:textId="77777777" w:rsidR="00C932AA" w:rsidRPr="003F52C1" w:rsidRDefault="00C932AA">
        <w:pPr>
          <w:pStyle w:val="Footer"/>
          <w:rPr>
            <w:b w:val="0"/>
            <w:bCs/>
            <w:color w:val="auto"/>
            <w:sz w:val="20"/>
            <w:szCs w:val="20"/>
          </w:rPr>
        </w:pPr>
        <w:r w:rsidRPr="003F52C1">
          <w:rPr>
            <w:b w:val="0"/>
            <w:bCs/>
            <w:color w:val="auto"/>
            <w:sz w:val="20"/>
            <w:szCs w:val="20"/>
          </w:rPr>
          <w:fldChar w:fldCharType="begin"/>
        </w:r>
        <w:r w:rsidRPr="003F52C1">
          <w:rPr>
            <w:b w:val="0"/>
            <w:bCs/>
            <w:color w:val="auto"/>
            <w:sz w:val="20"/>
            <w:szCs w:val="20"/>
          </w:rPr>
          <w:instrText xml:space="preserve"> PAGE   \* MERGEFORMAT </w:instrText>
        </w:r>
        <w:r w:rsidRPr="003F52C1">
          <w:rPr>
            <w:b w:val="0"/>
            <w:bCs/>
            <w:color w:val="auto"/>
            <w:sz w:val="20"/>
            <w:szCs w:val="20"/>
          </w:rPr>
          <w:fldChar w:fldCharType="separate"/>
        </w:r>
        <w:r w:rsidRPr="003F52C1">
          <w:rPr>
            <w:b w:val="0"/>
            <w:bCs/>
            <w:noProof/>
            <w:color w:val="auto"/>
            <w:sz w:val="20"/>
            <w:szCs w:val="20"/>
          </w:rPr>
          <w:t>2</w:t>
        </w:r>
        <w:r w:rsidRPr="003F52C1">
          <w:rPr>
            <w:b w:val="0"/>
            <w:bCs/>
            <w:noProof/>
            <w:color w:val="auto"/>
            <w:sz w:val="20"/>
            <w:szCs w:val="20"/>
          </w:rP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sz w:val="20"/>
        <w:szCs w:val="20"/>
      </w:rPr>
      <w:id w:val="1792859362"/>
      <w:docPartObj>
        <w:docPartGallery w:val="Page Numbers (Bottom of Page)"/>
        <w:docPartUnique/>
      </w:docPartObj>
    </w:sdtPr>
    <w:sdtEndPr>
      <w:rPr>
        <w:b w:val="0"/>
        <w:noProof/>
        <w:color w:val="auto"/>
      </w:rPr>
    </w:sdtEndPr>
    <w:sdtContent>
      <w:p w14:paraId="1B2B6B99" w14:textId="77777777" w:rsidR="00C932AA" w:rsidRPr="00E34BAF" w:rsidRDefault="00C932AA">
        <w:pPr>
          <w:pStyle w:val="Footer"/>
          <w:rPr>
            <w:b w:val="0"/>
            <w:bCs/>
            <w:color w:val="auto"/>
            <w:sz w:val="20"/>
            <w:szCs w:val="20"/>
          </w:rPr>
        </w:pPr>
        <w:r w:rsidRPr="00E34BAF">
          <w:rPr>
            <w:b w:val="0"/>
            <w:bCs/>
            <w:color w:val="auto"/>
            <w:sz w:val="20"/>
            <w:szCs w:val="20"/>
          </w:rPr>
          <w:fldChar w:fldCharType="begin"/>
        </w:r>
        <w:r w:rsidRPr="00E34BAF">
          <w:rPr>
            <w:b w:val="0"/>
            <w:bCs/>
            <w:color w:val="auto"/>
            <w:sz w:val="20"/>
            <w:szCs w:val="20"/>
          </w:rPr>
          <w:instrText xml:space="preserve"> PAGE   \* MERGEFORMAT </w:instrText>
        </w:r>
        <w:r w:rsidRPr="00E34BAF">
          <w:rPr>
            <w:b w:val="0"/>
            <w:bCs/>
            <w:color w:val="auto"/>
            <w:sz w:val="20"/>
            <w:szCs w:val="20"/>
          </w:rPr>
          <w:fldChar w:fldCharType="separate"/>
        </w:r>
        <w:r w:rsidRPr="00E34BAF">
          <w:rPr>
            <w:b w:val="0"/>
            <w:bCs/>
            <w:noProof/>
            <w:color w:val="auto"/>
            <w:sz w:val="20"/>
            <w:szCs w:val="20"/>
          </w:rPr>
          <w:t>2</w:t>
        </w:r>
        <w:r w:rsidRPr="00E34BAF">
          <w:rPr>
            <w:b w:val="0"/>
            <w:bCs/>
            <w:noProof/>
            <w:color w:val="auto"/>
            <w:sz w:val="20"/>
            <w:szCs w:val="20"/>
          </w:rPr>
          <w:fldChar w:fldCharType="end"/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D3D066" w14:textId="77777777" w:rsidR="00C932AA" w:rsidRPr="007A56D1" w:rsidRDefault="00C932AA">
    <w:pPr>
      <w:pStyle w:val="Footer"/>
      <w:rPr>
        <w:color w:val="00B050"/>
        <w:sz w:val="36"/>
        <w:szCs w:val="36"/>
      </w:rPr>
    </w:pPr>
    <w:r w:rsidRPr="007A56D1">
      <w:rPr>
        <w:color w:val="00B050"/>
        <w:sz w:val="36"/>
        <w:szCs w:val="36"/>
      </w:rPr>
      <w:t>Month YYYY</w:t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sz w:val="20"/>
        <w:szCs w:val="20"/>
      </w:rPr>
      <w:id w:val="-359892466"/>
      <w:docPartObj>
        <w:docPartGallery w:val="Page Numbers (Bottom of Page)"/>
        <w:docPartUnique/>
      </w:docPartObj>
    </w:sdtPr>
    <w:sdtEndPr>
      <w:rPr>
        <w:b w:val="0"/>
        <w:noProof/>
        <w:color w:val="auto"/>
      </w:rPr>
    </w:sdtEndPr>
    <w:sdtContent>
      <w:p w14:paraId="628ADFA3" w14:textId="77777777" w:rsidR="003F52C1" w:rsidRPr="003F52C1" w:rsidRDefault="003F52C1">
        <w:pPr>
          <w:pStyle w:val="Footer"/>
          <w:rPr>
            <w:b w:val="0"/>
            <w:bCs/>
            <w:color w:val="auto"/>
            <w:sz w:val="20"/>
            <w:szCs w:val="20"/>
          </w:rPr>
        </w:pPr>
        <w:r w:rsidRPr="003F52C1">
          <w:rPr>
            <w:b w:val="0"/>
            <w:bCs/>
            <w:color w:val="auto"/>
            <w:sz w:val="20"/>
            <w:szCs w:val="20"/>
          </w:rPr>
          <w:fldChar w:fldCharType="begin"/>
        </w:r>
        <w:r w:rsidRPr="003F52C1">
          <w:rPr>
            <w:b w:val="0"/>
            <w:bCs/>
            <w:color w:val="auto"/>
            <w:sz w:val="20"/>
            <w:szCs w:val="20"/>
          </w:rPr>
          <w:instrText xml:space="preserve"> PAGE   \* MERGEFORMAT </w:instrText>
        </w:r>
        <w:r w:rsidRPr="003F52C1">
          <w:rPr>
            <w:b w:val="0"/>
            <w:bCs/>
            <w:color w:val="auto"/>
            <w:sz w:val="20"/>
            <w:szCs w:val="20"/>
          </w:rPr>
          <w:fldChar w:fldCharType="separate"/>
        </w:r>
        <w:r w:rsidRPr="003F52C1">
          <w:rPr>
            <w:b w:val="0"/>
            <w:bCs/>
            <w:noProof/>
            <w:color w:val="auto"/>
            <w:sz w:val="20"/>
            <w:szCs w:val="20"/>
          </w:rPr>
          <w:t>2</w:t>
        </w:r>
        <w:r w:rsidRPr="003F52C1">
          <w:rPr>
            <w:b w:val="0"/>
            <w:bCs/>
            <w:noProof/>
            <w:color w:val="auto"/>
            <w:sz w:val="20"/>
            <w:szCs w:val="20"/>
          </w:rPr>
          <w:fldChar w:fldCharType="end"/>
        </w:r>
      </w:p>
    </w:sdtContent>
  </w:sdt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sz w:val="20"/>
        <w:szCs w:val="20"/>
      </w:rPr>
      <w:id w:val="-1137020220"/>
      <w:docPartObj>
        <w:docPartGallery w:val="Page Numbers (Bottom of Page)"/>
        <w:docPartUnique/>
      </w:docPartObj>
    </w:sdtPr>
    <w:sdtEndPr>
      <w:rPr>
        <w:b w:val="0"/>
        <w:noProof/>
        <w:color w:val="auto"/>
      </w:rPr>
    </w:sdtEndPr>
    <w:sdtContent>
      <w:p w14:paraId="18B66232" w14:textId="77777777" w:rsidR="00E34BAF" w:rsidRPr="00E34BAF" w:rsidRDefault="00E34BAF">
        <w:pPr>
          <w:pStyle w:val="Footer"/>
          <w:rPr>
            <w:b w:val="0"/>
            <w:bCs/>
            <w:color w:val="auto"/>
            <w:sz w:val="20"/>
            <w:szCs w:val="20"/>
          </w:rPr>
        </w:pPr>
        <w:r w:rsidRPr="00E34BAF">
          <w:rPr>
            <w:b w:val="0"/>
            <w:bCs/>
            <w:color w:val="auto"/>
            <w:sz w:val="20"/>
            <w:szCs w:val="20"/>
          </w:rPr>
          <w:fldChar w:fldCharType="begin"/>
        </w:r>
        <w:r w:rsidRPr="00E34BAF">
          <w:rPr>
            <w:b w:val="0"/>
            <w:bCs/>
            <w:color w:val="auto"/>
            <w:sz w:val="20"/>
            <w:szCs w:val="20"/>
          </w:rPr>
          <w:instrText xml:space="preserve"> PAGE   \* MERGEFORMAT </w:instrText>
        </w:r>
        <w:r w:rsidRPr="00E34BAF">
          <w:rPr>
            <w:b w:val="0"/>
            <w:bCs/>
            <w:color w:val="auto"/>
            <w:sz w:val="20"/>
            <w:szCs w:val="20"/>
          </w:rPr>
          <w:fldChar w:fldCharType="separate"/>
        </w:r>
        <w:r w:rsidRPr="00E34BAF">
          <w:rPr>
            <w:b w:val="0"/>
            <w:bCs/>
            <w:noProof/>
            <w:color w:val="auto"/>
            <w:sz w:val="20"/>
            <w:szCs w:val="20"/>
          </w:rPr>
          <w:t>2</w:t>
        </w:r>
        <w:r w:rsidRPr="00E34BAF">
          <w:rPr>
            <w:b w:val="0"/>
            <w:bCs/>
            <w:noProof/>
            <w:color w:val="auto"/>
            <w:sz w:val="20"/>
            <w:szCs w:val="20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C40510" w14:textId="77777777" w:rsidR="00BE5518" w:rsidRDefault="00BE5518" w:rsidP="002235E5">
      <w:pPr>
        <w:spacing w:after="0"/>
      </w:pPr>
      <w:r>
        <w:separator/>
      </w:r>
    </w:p>
  </w:footnote>
  <w:footnote w:type="continuationSeparator" w:id="0">
    <w:p w14:paraId="5DD63A80" w14:textId="77777777" w:rsidR="00BE5518" w:rsidRDefault="00BE5518" w:rsidP="002235E5">
      <w:pPr>
        <w:spacing w:after="0"/>
      </w:pPr>
      <w:r>
        <w:continuationSeparator/>
      </w:r>
    </w:p>
  </w:footnote>
  <w:footnote w:type="continuationNotice" w:id="1">
    <w:p w14:paraId="55C98C8F" w14:textId="77777777" w:rsidR="00BE5518" w:rsidRDefault="00BE5518">
      <w:pPr>
        <w:spacing w:after="0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FAFD0C" w14:textId="77777777" w:rsidR="00DE6532" w:rsidRPr="001E2C22" w:rsidRDefault="00DE6532" w:rsidP="009C79EA">
    <w:pPr>
      <w:pStyle w:val="Header"/>
      <w:rPr>
        <w:sz w:val="16"/>
        <w:szCs w:val="16"/>
      </w:rPr>
    </w:pPr>
    <w:r w:rsidRPr="001E2C22">
      <w:rPr>
        <w:sz w:val="16"/>
        <w:szCs w:val="16"/>
      </w:rPr>
      <w:t>Future of Flood Risk Data</w:t>
    </w:r>
  </w:p>
  <w:sdt>
    <w:sdtPr>
      <w:rPr>
        <w:sz w:val="16"/>
        <w:szCs w:val="16"/>
      </w:rPr>
      <w:alias w:val="Subject"/>
      <w:tag w:val=""/>
      <w:id w:val="-267473921"/>
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<w:text/>
    </w:sdtPr>
    <w:sdtContent>
      <w:p w14:paraId="1ECA5E93" w14:textId="431B9224" w:rsidR="00DE6532" w:rsidRPr="001E2C22" w:rsidRDefault="009149E7" w:rsidP="009C79EA">
        <w:pPr>
          <w:pStyle w:val="Header"/>
          <w:rPr>
            <w:sz w:val="16"/>
            <w:szCs w:val="16"/>
          </w:rPr>
        </w:pPr>
        <w:del w:id="2" w:author="Author">
          <w:r w:rsidDel="009149E7">
            <w:rPr>
              <w:sz w:val="16"/>
              <w:szCs w:val="16"/>
            </w:rPr>
            <w:delText>NAME River Basin</w:delText>
          </w:r>
        </w:del>
      </w:p>
    </w:sdtContent>
  </w:sdt>
  <w:p w14:paraId="03A95C38" w14:textId="128CA355" w:rsidR="00977452" w:rsidRPr="009C79EA" w:rsidRDefault="009149E7" w:rsidP="00743287">
    <w:pPr>
      <w:pStyle w:val="Header"/>
      <w:rPr>
        <w:sz w:val="16"/>
        <w:szCs w:val="16"/>
      </w:rPr>
    </w:pPr>
    <w:sdt>
      <w:sdtPr>
        <w:rPr>
          <w:sz w:val="16"/>
          <w:szCs w:val="16"/>
        </w:rPr>
        <w:alias w:val="Category"/>
        <w:tag w:val=""/>
        <w:id w:val="-1344239407"/>
        <w:placeholder>
          <w:docPart w:val="69A04958897D4BB6BB94BEF9065D06B1"/>
        </w:placeholder>
  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  <w:text/>
      </w:sdtPr>
      <w:sdtContent>
        <w:del w:id="3" w:author="Author">
          <w:r w:rsidDel="009149E7">
            <w:rPr>
              <w:sz w:val="16"/>
              <w:szCs w:val="16"/>
            </w:rPr>
            <w:delText>Scoping and Data Preparation</w:delText>
          </w:r>
        </w:del>
      </w:sdtContent>
    </w:sdt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DF4C8B" w14:textId="77777777" w:rsidR="00C932AA" w:rsidRPr="001E2C22" w:rsidRDefault="00C932AA">
    <w:pPr>
      <w:pStyle w:val="Header"/>
      <w:jc w:val="right"/>
      <w:rPr>
        <w:sz w:val="16"/>
        <w:szCs w:val="16"/>
      </w:rPr>
    </w:pPr>
    <w:r w:rsidRPr="001E2C22">
      <w:rPr>
        <w:sz w:val="16"/>
        <w:szCs w:val="16"/>
      </w:rPr>
      <w:t>Future of Flood Risk Data</w:t>
    </w:r>
  </w:p>
  <w:sdt>
    <w:sdtPr>
      <w:rPr>
        <w:sz w:val="16"/>
        <w:szCs w:val="16"/>
      </w:rPr>
      <w:alias w:val="Subject"/>
      <w:tag w:val=""/>
      <w:id w:val="1970318339"/>
      <w:placeholder>
        <w:docPart w:val="162724EBBBFA4F83B4D9532EDF120F10"/>
      </w:placeholder>
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<w:text/>
    </w:sdtPr>
    <w:sdtContent>
      <w:p w14:paraId="34887ADA" w14:textId="592AE14F" w:rsidR="00C932AA" w:rsidRPr="001E2C22" w:rsidRDefault="009149E7">
        <w:pPr>
          <w:pStyle w:val="Header"/>
          <w:jc w:val="right"/>
          <w:rPr>
            <w:sz w:val="16"/>
            <w:szCs w:val="16"/>
          </w:rPr>
        </w:pPr>
        <w:del w:id="4" w:author="Author">
          <w:r w:rsidDel="009149E7">
            <w:rPr>
              <w:sz w:val="16"/>
              <w:szCs w:val="16"/>
            </w:rPr>
            <w:delText>NAME River Basin</w:delText>
          </w:r>
        </w:del>
      </w:p>
    </w:sdtContent>
  </w:sdt>
  <w:p w14:paraId="72DDD349" w14:textId="650F42B8" w:rsidR="00C932AA" w:rsidRPr="001E2C22" w:rsidRDefault="00225108">
    <w:pPr>
      <w:pStyle w:val="Header"/>
      <w:jc w:val="right"/>
      <w:rPr>
        <w:sz w:val="16"/>
        <w:szCs w:val="16"/>
      </w:rPr>
    </w:pPr>
    <w:r>
      <w:rPr>
        <w:sz w:val="16"/>
        <w:szCs w:val="16"/>
      </w:rPr>
      <w:t>Contents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6923B4" w14:textId="77777777" w:rsidR="0098042A" w:rsidRPr="001E2C22" w:rsidRDefault="0098042A" w:rsidP="009C79EA">
    <w:pPr>
      <w:pStyle w:val="Header"/>
      <w:jc w:val="right"/>
      <w:rPr>
        <w:sz w:val="16"/>
        <w:szCs w:val="16"/>
      </w:rPr>
    </w:pPr>
    <w:r w:rsidRPr="001E2C22">
      <w:rPr>
        <w:sz w:val="16"/>
        <w:szCs w:val="16"/>
      </w:rPr>
      <w:t>Future of Flood Risk Data</w:t>
    </w:r>
  </w:p>
  <w:sdt>
    <w:sdtPr>
      <w:rPr>
        <w:sz w:val="16"/>
        <w:szCs w:val="16"/>
      </w:rPr>
      <w:alias w:val="Subject"/>
      <w:tag w:val=""/>
      <w:id w:val="606238889"/>
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<w:text/>
    </w:sdtPr>
    <w:sdtContent>
      <w:p w14:paraId="288B95EC" w14:textId="01BA14A1" w:rsidR="0098042A" w:rsidRPr="001E2C22" w:rsidRDefault="009149E7" w:rsidP="009C79EA">
        <w:pPr>
          <w:pStyle w:val="Header"/>
          <w:jc w:val="right"/>
          <w:rPr>
            <w:sz w:val="16"/>
            <w:szCs w:val="16"/>
          </w:rPr>
        </w:pPr>
        <w:del w:id="11" w:author="Author">
          <w:r w:rsidDel="009149E7">
            <w:rPr>
              <w:sz w:val="16"/>
              <w:szCs w:val="16"/>
            </w:rPr>
            <w:delText>NAME River Basin</w:delText>
          </w:r>
        </w:del>
      </w:p>
    </w:sdtContent>
  </w:sdt>
  <w:p w14:paraId="31CD8374" w14:textId="7C0464EA" w:rsidR="00F406F4" w:rsidRPr="001E2C22" w:rsidRDefault="009149E7" w:rsidP="0098042A">
    <w:pPr>
      <w:pStyle w:val="Header"/>
      <w:jc w:val="right"/>
      <w:rPr>
        <w:sz w:val="16"/>
        <w:szCs w:val="16"/>
      </w:rPr>
    </w:pPr>
    <w:sdt>
      <w:sdtPr>
        <w:rPr>
          <w:sz w:val="16"/>
          <w:szCs w:val="16"/>
        </w:rPr>
        <w:alias w:val="Category"/>
        <w:tag w:val=""/>
        <w:id w:val="985128231"/>
        <w:placeholder>
          <w:docPart w:val="8EAE61D56FDC444B99136A3CC6152027"/>
        </w:placeholder>
  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  <w:text/>
      </w:sdtPr>
      <w:sdtContent>
        <w:del w:id="12" w:author="Author">
          <w:r w:rsidDel="009149E7">
            <w:rPr>
              <w:sz w:val="16"/>
              <w:szCs w:val="16"/>
            </w:rPr>
            <w:delText>Scoping and Data Preparation</w:delText>
          </w:r>
        </w:del>
      </w:sdtContent>
    </w:sdt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01C301" w14:textId="77777777" w:rsidR="003B15AE" w:rsidRPr="001E2C22" w:rsidRDefault="003B15AE" w:rsidP="003B15AE">
    <w:pPr>
      <w:pStyle w:val="Header"/>
      <w:jc w:val="right"/>
      <w:rPr>
        <w:sz w:val="16"/>
        <w:szCs w:val="16"/>
      </w:rPr>
    </w:pPr>
    <w:r w:rsidRPr="001E2C22">
      <w:rPr>
        <w:sz w:val="16"/>
        <w:szCs w:val="16"/>
      </w:rPr>
      <w:t>Future of Flood Risk Data</w:t>
    </w:r>
  </w:p>
  <w:sdt>
    <w:sdtPr>
      <w:rPr>
        <w:sz w:val="16"/>
        <w:szCs w:val="16"/>
      </w:rPr>
      <w:alias w:val="Subject"/>
      <w:tag w:val=""/>
      <w:id w:val="70934784"/>
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<w:text/>
    </w:sdtPr>
    <w:sdtContent>
      <w:p w14:paraId="2DA2CC90" w14:textId="10CC4478" w:rsidR="003B15AE" w:rsidRPr="001E2C22" w:rsidRDefault="009149E7" w:rsidP="003B15AE">
        <w:pPr>
          <w:pStyle w:val="Header"/>
          <w:jc w:val="right"/>
          <w:rPr>
            <w:sz w:val="16"/>
            <w:szCs w:val="16"/>
          </w:rPr>
        </w:pPr>
        <w:del w:id="27" w:author="Author">
          <w:r w:rsidDel="009149E7">
            <w:rPr>
              <w:sz w:val="16"/>
              <w:szCs w:val="16"/>
            </w:rPr>
            <w:delText>NAME River Basin</w:delText>
          </w:r>
        </w:del>
      </w:p>
    </w:sdtContent>
  </w:sdt>
  <w:p w14:paraId="635A9DE5" w14:textId="53FAB0FA" w:rsidR="00C31354" w:rsidRPr="001E2C22" w:rsidRDefault="009149E7">
    <w:pPr>
      <w:pStyle w:val="Header"/>
      <w:jc w:val="right"/>
      <w:rPr>
        <w:sz w:val="16"/>
        <w:szCs w:val="16"/>
      </w:rPr>
    </w:pPr>
    <w:sdt>
      <w:sdtPr>
        <w:rPr>
          <w:sz w:val="16"/>
          <w:szCs w:val="16"/>
        </w:rPr>
        <w:alias w:val="Category"/>
        <w:tag w:val=""/>
        <w:id w:val="-2024158117"/>
        <w:placeholder>
          <w:docPart w:val="58D98BF5316A4C3CBD27036B16491F19"/>
        </w:placeholder>
  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  <w:text/>
      </w:sdtPr>
      <w:sdtContent>
        <w:del w:id="28" w:author="Author">
          <w:r w:rsidDel="009149E7">
            <w:rPr>
              <w:sz w:val="16"/>
              <w:szCs w:val="16"/>
            </w:rPr>
            <w:delText>Scoping and Data Preparation</w:delText>
          </w:r>
        </w:del>
      </w:sdtContent>
    </w:sdt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2A2132" w14:textId="77777777" w:rsidR="00DE6532" w:rsidRPr="001E2C22" w:rsidRDefault="00DE6532" w:rsidP="00DE6532">
    <w:pPr>
      <w:pStyle w:val="Header"/>
      <w:jc w:val="right"/>
      <w:rPr>
        <w:sz w:val="16"/>
        <w:szCs w:val="16"/>
      </w:rPr>
    </w:pPr>
    <w:r w:rsidRPr="001E2C22">
      <w:rPr>
        <w:sz w:val="16"/>
        <w:szCs w:val="16"/>
      </w:rPr>
      <w:t>Future of Flood Risk Data</w:t>
    </w:r>
  </w:p>
  <w:sdt>
    <w:sdtPr>
      <w:rPr>
        <w:sz w:val="16"/>
        <w:szCs w:val="16"/>
      </w:rPr>
      <w:alias w:val="Subject"/>
      <w:tag w:val=""/>
      <w:id w:val="-1280338522"/>
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<w:text/>
    </w:sdtPr>
    <w:sdtContent>
      <w:p w14:paraId="5B48408C" w14:textId="244AD567" w:rsidR="00DE6532" w:rsidRPr="001E2C22" w:rsidRDefault="009149E7" w:rsidP="00DE6532">
        <w:pPr>
          <w:pStyle w:val="Header"/>
          <w:jc w:val="right"/>
          <w:rPr>
            <w:sz w:val="16"/>
            <w:szCs w:val="16"/>
          </w:rPr>
        </w:pPr>
        <w:del w:id="59" w:author="Author">
          <w:r w:rsidDel="009149E7">
            <w:rPr>
              <w:sz w:val="16"/>
              <w:szCs w:val="16"/>
            </w:rPr>
            <w:delText>NAME River Basin</w:delText>
          </w:r>
        </w:del>
      </w:p>
    </w:sdtContent>
  </w:sdt>
  <w:p w14:paraId="746CB9D7" w14:textId="078AFC08" w:rsidR="00C31354" w:rsidRPr="001E2C22" w:rsidRDefault="009149E7">
    <w:pPr>
      <w:pStyle w:val="Header"/>
      <w:jc w:val="right"/>
      <w:rPr>
        <w:sz w:val="16"/>
        <w:szCs w:val="16"/>
      </w:rPr>
    </w:pPr>
    <w:sdt>
      <w:sdtPr>
        <w:rPr>
          <w:sz w:val="16"/>
          <w:szCs w:val="16"/>
        </w:rPr>
        <w:alias w:val="Category"/>
        <w:tag w:val=""/>
        <w:id w:val="1329486198"/>
        <w:placeholder>
          <w:docPart w:val="DF277DC2A9B74F7B95575058F00F3F42"/>
        </w:placeholder>
  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  <w:text/>
      </w:sdtPr>
      <w:sdtContent>
        <w:del w:id="60" w:author="Author">
          <w:r w:rsidDel="009149E7">
            <w:rPr>
              <w:sz w:val="16"/>
              <w:szCs w:val="16"/>
            </w:rPr>
            <w:delText>Scoping and Data Preparation</w:delText>
          </w:r>
        </w:del>
      </w:sdtContent>
    </w:sdt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671407"/>
    <w:multiLevelType w:val="hybridMultilevel"/>
    <w:tmpl w:val="1E8E7F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91247E"/>
    <w:multiLevelType w:val="hybridMultilevel"/>
    <w:tmpl w:val="80F6F2A4"/>
    <w:lvl w:ilvl="0" w:tplc="0DA6DF12">
      <w:start w:val="1"/>
      <w:numFmt w:val="bullet"/>
      <w:pStyle w:val="MMCbulletstep1a1"/>
      <w:lvlText w:val=""/>
      <w:lvlJc w:val="left"/>
      <w:pPr>
        <w:ind w:left="21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" w15:restartNumberingAfterBreak="0">
    <w:nsid w:val="12AB7017"/>
    <w:multiLevelType w:val="hybridMultilevel"/>
    <w:tmpl w:val="7E924C9C"/>
    <w:lvl w:ilvl="0" w:tplc="9E06BD22">
      <w:start w:val="1"/>
      <w:numFmt w:val="bullet"/>
      <w:pStyle w:val="MMCbulletstep1a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" w15:restartNumberingAfterBreak="0">
    <w:nsid w:val="16F4F7A7"/>
    <w:multiLevelType w:val="multilevel"/>
    <w:tmpl w:val="5792FEAE"/>
    <w:lvl w:ilvl="0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F8E43FC"/>
    <w:multiLevelType w:val="multilevel"/>
    <w:tmpl w:val="344CC5C0"/>
    <w:lvl w:ilvl="0">
      <w:start w:val="1"/>
      <w:numFmt w:val="decimal"/>
      <w:suff w:val="space"/>
      <w:lvlText w:val="Section %1"/>
      <w:lvlJc w:val="center"/>
      <w:pPr>
        <w:ind w:left="4734" w:firstLine="216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20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b/>
        <w:bCs/>
      </w:rPr>
    </w:lvl>
    <w:lvl w:ilvl="3">
      <w:start w:val="1"/>
      <w:numFmt w:val="decimal"/>
      <w:lvlText w:val="%1.%2.%3.%4"/>
      <w:lvlJc w:val="left"/>
      <w:pPr>
        <w:ind w:left="1494" w:hanging="149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638" w:hanging="163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78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2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07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214" w:hanging="1584"/>
      </w:pPr>
      <w:rPr>
        <w:rFonts w:hint="default"/>
      </w:rPr>
    </w:lvl>
  </w:abstractNum>
  <w:abstractNum w:abstractNumId="5" w15:restartNumberingAfterBreak="0">
    <w:nsid w:val="21015112"/>
    <w:multiLevelType w:val="hybridMultilevel"/>
    <w:tmpl w:val="070A7BE2"/>
    <w:lvl w:ilvl="0" w:tplc="9B244054">
      <w:start w:val="1"/>
      <w:numFmt w:val="decimal"/>
      <w:pStyle w:val="MMCstep1a1"/>
      <w:lvlText w:val="%1)"/>
      <w:lvlJc w:val="left"/>
      <w:pPr>
        <w:ind w:left="1800" w:hanging="360"/>
      </w:p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6" w15:restartNumberingAfterBreak="0">
    <w:nsid w:val="21D52A9C"/>
    <w:multiLevelType w:val="multilevel"/>
    <w:tmpl w:val="F1C6ED5A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lowerLetter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7" w15:restartNumberingAfterBreak="0">
    <w:nsid w:val="21F56E5A"/>
    <w:multiLevelType w:val="hybridMultilevel"/>
    <w:tmpl w:val="8DFC88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21666DB"/>
    <w:multiLevelType w:val="hybridMultilevel"/>
    <w:tmpl w:val="5FFA8C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F7A1990"/>
    <w:multiLevelType w:val="hybridMultilevel"/>
    <w:tmpl w:val="D67C0F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2D42061"/>
    <w:multiLevelType w:val="hybridMultilevel"/>
    <w:tmpl w:val="BA5E3336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1" w15:restartNumberingAfterBreak="0">
    <w:nsid w:val="39662C6D"/>
    <w:multiLevelType w:val="hybridMultilevel"/>
    <w:tmpl w:val="E0E428F4"/>
    <w:lvl w:ilvl="0" w:tplc="7F0A02A2">
      <w:start w:val="1"/>
      <w:numFmt w:val="bullet"/>
      <w:pStyle w:val="MMCbulletstep1a1a1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2" w15:restartNumberingAfterBreak="0">
    <w:nsid w:val="441922B2"/>
    <w:multiLevelType w:val="hybridMultilevel"/>
    <w:tmpl w:val="76F8996A"/>
    <w:lvl w:ilvl="0" w:tplc="33CC7768">
      <w:numFmt w:val="bullet"/>
      <w:lvlText w:val="•"/>
      <w:lvlJc w:val="left"/>
      <w:pPr>
        <w:ind w:left="1080" w:hanging="720"/>
      </w:pPr>
      <w:rPr>
        <w:rFonts w:ascii="Segoe UI" w:eastAsia="Times New Roman" w:hAnsi="Segoe UI" w:cs="Segoe U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4703963"/>
    <w:multiLevelType w:val="hybridMultilevel"/>
    <w:tmpl w:val="15AE2B38"/>
    <w:lvl w:ilvl="0" w:tplc="FB8839FE">
      <w:start w:val="1"/>
      <w:numFmt w:val="lowerLetter"/>
      <w:pStyle w:val="MMCstep1a1a"/>
      <w:lvlText w:val="%1)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4" w15:restartNumberingAfterBreak="0">
    <w:nsid w:val="491D5EB2"/>
    <w:multiLevelType w:val="multilevel"/>
    <w:tmpl w:val="35B48B0C"/>
    <w:lvl w:ilvl="0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CD42333"/>
    <w:multiLevelType w:val="hybridMultilevel"/>
    <w:tmpl w:val="0798A63E"/>
    <w:lvl w:ilvl="0" w:tplc="89CCC39A">
      <w:start w:val="1"/>
      <w:numFmt w:val="bullet"/>
      <w:pStyle w:val="ListParagraph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DA90811"/>
    <w:multiLevelType w:val="hybridMultilevel"/>
    <w:tmpl w:val="309E99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DEB6608"/>
    <w:multiLevelType w:val="hybridMultilevel"/>
    <w:tmpl w:val="109EDA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05228D0"/>
    <w:multiLevelType w:val="hybridMultilevel"/>
    <w:tmpl w:val="614C0C32"/>
    <w:lvl w:ilvl="0" w:tplc="9502DD04">
      <w:start w:val="1"/>
      <w:numFmt w:val="bullet"/>
      <w:pStyle w:val="MMCbulletstep1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A4862F98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 w:tplc="5288A8AE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plc="B7129DAA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CC09208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plc="CE66940C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plc="09F671F2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B25E62F2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plc="39F61424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19" w15:restartNumberingAfterBreak="0">
    <w:nsid w:val="56A119F3"/>
    <w:multiLevelType w:val="hybridMultilevel"/>
    <w:tmpl w:val="0E9482E6"/>
    <w:lvl w:ilvl="0" w:tplc="A962880C">
      <w:start w:val="1"/>
      <w:numFmt w:val="lowerLetter"/>
      <w:pStyle w:val="MMCstep1a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0" w15:restartNumberingAfterBreak="0">
    <w:nsid w:val="5F063D4C"/>
    <w:multiLevelType w:val="hybridMultilevel"/>
    <w:tmpl w:val="9ADC876E"/>
    <w:lvl w:ilvl="0" w:tplc="33CC7768">
      <w:numFmt w:val="bullet"/>
      <w:lvlText w:val="•"/>
      <w:lvlJc w:val="left"/>
      <w:pPr>
        <w:ind w:left="1080" w:hanging="720"/>
      </w:pPr>
      <w:rPr>
        <w:rFonts w:ascii="Segoe UI" w:eastAsia="Times New Roman" w:hAnsi="Segoe UI" w:cs="Segoe U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F8C4E8E"/>
    <w:multiLevelType w:val="hybridMultilevel"/>
    <w:tmpl w:val="A7AE4E16"/>
    <w:lvl w:ilvl="0" w:tplc="33CC7768">
      <w:numFmt w:val="bullet"/>
      <w:lvlText w:val="•"/>
      <w:lvlJc w:val="left"/>
      <w:pPr>
        <w:ind w:left="1080" w:hanging="720"/>
      </w:pPr>
      <w:rPr>
        <w:rFonts w:ascii="Segoe UI" w:eastAsia="Times New Roman" w:hAnsi="Segoe UI" w:cs="Segoe U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22C75F7"/>
    <w:multiLevelType w:val="hybridMultilevel"/>
    <w:tmpl w:val="21BC7136"/>
    <w:lvl w:ilvl="0" w:tplc="6600AC5C">
      <w:start w:val="1"/>
      <w:numFmt w:val="decimal"/>
      <w:pStyle w:val="MMCstep1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2C31E18"/>
    <w:multiLevelType w:val="hybridMultilevel"/>
    <w:tmpl w:val="5E6A8B50"/>
    <w:lvl w:ilvl="0" w:tplc="DB48ECA2">
      <w:start w:val="1"/>
      <w:numFmt w:val="bullet"/>
      <w:pStyle w:val="MMCbulletstep1a1a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24" w15:restartNumberingAfterBreak="0">
    <w:nsid w:val="63585A95"/>
    <w:multiLevelType w:val="multilevel"/>
    <w:tmpl w:val="285A5574"/>
    <w:lvl w:ilvl="0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ADE1C76"/>
    <w:multiLevelType w:val="hybridMultilevel"/>
    <w:tmpl w:val="456219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9B7022F"/>
    <w:multiLevelType w:val="hybridMultilevel"/>
    <w:tmpl w:val="F22061BC"/>
    <w:lvl w:ilvl="0" w:tplc="EBA47E18">
      <w:start w:val="5"/>
      <w:numFmt w:val="decimal"/>
      <w:lvlText w:val="%1."/>
      <w:lvlJc w:val="left"/>
      <w:pPr>
        <w:ind w:left="720" w:hanging="360"/>
      </w:pPr>
    </w:lvl>
    <w:lvl w:ilvl="1" w:tplc="F11C5D42">
      <w:start w:val="1"/>
      <w:numFmt w:val="lowerLetter"/>
      <w:lvlText w:val="%2."/>
      <w:lvlJc w:val="left"/>
      <w:pPr>
        <w:ind w:left="1440" w:hanging="360"/>
      </w:pPr>
    </w:lvl>
    <w:lvl w:ilvl="2" w:tplc="36C69B7E">
      <w:start w:val="1"/>
      <w:numFmt w:val="lowerRoman"/>
      <w:lvlText w:val="%3."/>
      <w:lvlJc w:val="right"/>
      <w:pPr>
        <w:ind w:left="2160" w:hanging="180"/>
      </w:pPr>
    </w:lvl>
    <w:lvl w:ilvl="3" w:tplc="AC781154">
      <w:start w:val="1"/>
      <w:numFmt w:val="decimal"/>
      <w:lvlText w:val="%4."/>
      <w:lvlJc w:val="left"/>
      <w:pPr>
        <w:ind w:left="2880" w:hanging="360"/>
      </w:pPr>
    </w:lvl>
    <w:lvl w:ilvl="4" w:tplc="1C8A6364">
      <w:start w:val="1"/>
      <w:numFmt w:val="lowerLetter"/>
      <w:lvlText w:val="%5."/>
      <w:lvlJc w:val="left"/>
      <w:pPr>
        <w:ind w:left="3600" w:hanging="360"/>
      </w:pPr>
    </w:lvl>
    <w:lvl w:ilvl="5" w:tplc="531833B0">
      <w:start w:val="1"/>
      <w:numFmt w:val="lowerRoman"/>
      <w:lvlText w:val="%6."/>
      <w:lvlJc w:val="right"/>
      <w:pPr>
        <w:ind w:left="4320" w:hanging="180"/>
      </w:pPr>
    </w:lvl>
    <w:lvl w:ilvl="6" w:tplc="2F4E19A8">
      <w:start w:val="1"/>
      <w:numFmt w:val="decimal"/>
      <w:lvlText w:val="%7."/>
      <w:lvlJc w:val="left"/>
      <w:pPr>
        <w:ind w:left="5040" w:hanging="360"/>
      </w:pPr>
    </w:lvl>
    <w:lvl w:ilvl="7" w:tplc="C5B072DE">
      <w:start w:val="1"/>
      <w:numFmt w:val="lowerLetter"/>
      <w:lvlText w:val="%8."/>
      <w:lvlJc w:val="left"/>
      <w:pPr>
        <w:ind w:left="5760" w:hanging="360"/>
      </w:pPr>
    </w:lvl>
    <w:lvl w:ilvl="8" w:tplc="40EC192C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9E6479A"/>
    <w:multiLevelType w:val="multilevel"/>
    <w:tmpl w:val="EEE44866"/>
    <w:lvl w:ilvl="0">
      <w:start w:val="1"/>
      <w:numFmt w:val="decimal"/>
      <w:pStyle w:val="Heading1"/>
      <w:suff w:val="nothing"/>
      <w:lvlText w:val="Section %1"/>
      <w:lvlJc w:val="center"/>
      <w:pPr>
        <w:ind w:left="0" w:firstLine="864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ind w:left="1080" w:hanging="1080"/>
      </w:pPr>
      <w:rPr>
        <w:rFonts w:hint="default"/>
      </w:rPr>
    </w:lvl>
    <w:lvl w:ilvl="2">
      <w:start w:val="1"/>
      <w:numFmt w:val="decimal"/>
      <w:pStyle w:val="Heading3"/>
      <w:lvlText w:val="%1.%2.%3"/>
      <w:lvlJc w:val="left"/>
      <w:pPr>
        <w:ind w:left="1080" w:hanging="1080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ind w:left="1080" w:hanging="108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ind w:left="1080" w:hanging="1080"/>
      </w:pPr>
      <w:rPr>
        <w:rFonts w:hint="default"/>
      </w:rPr>
    </w:lvl>
  </w:abstractNum>
  <w:abstractNum w:abstractNumId="28" w15:restartNumberingAfterBreak="0">
    <w:nsid w:val="7BA00D29"/>
    <w:multiLevelType w:val="hybridMultilevel"/>
    <w:tmpl w:val="A476ED46"/>
    <w:lvl w:ilvl="0" w:tplc="FFFFFFFF">
      <w:start w:val="1"/>
      <w:numFmt w:val="decimal"/>
      <w:pStyle w:val="MMCNumberedHead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C2A3659"/>
    <w:multiLevelType w:val="hybridMultilevel"/>
    <w:tmpl w:val="B3D464F0"/>
    <w:lvl w:ilvl="0" w:tplc="33CC7768">
      <w:numFmt w:val="bullet"/>
      <w:lvlText w:val="•"/>
      <w:lvlJc w:val="left"/>
      <w:pPr>
        <w:ind w:left="1080" w:hanging="720"/>
      </w:pPr>
      <w:rPr>
        <w:rFonts w:ascii="Segoe UI" w:eastAsia="Times New Roman" w:hAnsi="Segoe UI" w:cs="Segoe UI" w:hint="default"/>
      </w:rPr>
    </w:lvl>
    <w:lvl w:ilvl="1" w:tplc="A57AD3D6">
      <w:numFmt w:val="bullet"/>
      <w:lvlText w:val=""/>
      <w:lvlJc w:val="left"/>
      <w:pPr>
        <w:ind w:left="1800" w:hanging="720"/>
      </w:pPr>
      <w:rPr>
        <w:rFonts w:ascii="Symbol" w:eastAsia="Times New Roman" w:hAnsi="Symbol" w:cs="Segoe UI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83617787">
    <w:abstractNumId w:val="26"/>
  </w:num>
  <w:num w:numId="2" w16cid:durableId="1377700630">
    <w:abstractNumId w:val="14"/>
  </w:num>
  <w:num w:numId="3" w16cid:durableId="3482222">
    <w:abstractNumId w:val="3"/>
  </w:num>
  <w:num w:numId="4" w16cid:durableId="2028558802">
    <w:abstractNumId w:val="24"/>
  </w:num>
  <w:num w:numId="5" w16cid:durableId="614597466">
    <w:abstractNumId w:val="10"/>
  </w:num>
  <w:num w:numId="6" w16cid:durableId="1261722301">
    <w:abstractNumId w:val="29"/>
  </w:num>
  <w:num w:numId="7" w16cid:durableId="1103889202">
    <w:abstractNumId w:val="20"/>
  </w:num>
  <w:num w:numId="8" w16cid:durableId="1077089461">
    <w:abstractNumId w:val="21"/>
  </w:num>
  <w:num w:numId="9" w16cid:durableId="571085023">
    <w:abstractNumId w:val="12"/>
  </w:num>
  <w:num w:numId="10" w16cid:durableId="327828068">
    <w:abstractNumId w:val="9"/>
  </w:num>
  <w:num w:numId="11" w16cid:durableId="503474647">
    <w:abstractNumId w:val="0"/>
  </w:num>
  <w:num w:numId="12" w16cid:durableId="1939366720">
    <w:abstractNumId w:val="25"/>
  </w:num>
  <w:num w:numId="13" w16cid:durableId="2135634695">
    <w:abstractNumId w:val="27"/>
  </w:num>
  <w:num w:numId="14" w16cid:durableId="1279868834">
    <w:abstractNumId w:val="27"/>
  </w:num>
  <w:num w:numId="15" w16cid:durableId="1953852582">
    <w:abstractNumId w:val="27"/>
  </w:num>
  <w:num w:numId="16" w16cid:durableId="1846941076">
    <w:abstractNumId w:val="27"/>
  </w:num>
  <w:num w:numId="17" w16cid:durableId="45641248">
    <w:abstractNumId w:val="27"/>
  </w:num>
  <w:num w:numId="18" w16cid:durableId="444932468">
    <w:abstractNumId w:val="15"/>
  </w:num>
  <w:num w:numId="19" w16cid:durableId="83646778">
    <w:abstractNumId w:val="4"/>
  </w:num>
  <w:num w:numId="20" w16cid:durableId="1530294540">
    <w:abstractNumId w:val="18"/>
  </w:num>
  <w:num w:numId="21" w16cid:durableId="500438339">
    <w:abstractNumId w:val="2"/>
  </w:num>
  <w:num w:numId="22" w16cid:durableId="1516652552">
    <w:abstractNumId w:val="1"/>
  </w:num>
  <w:num w:numId="23" w16cid:durableId="438792262">
    <w:abstractNumId w:val="23"/>
  </w:num>
  <w:num w:numId="24" w16cid:durableId="1806658486">
    <w:abstractNumId w:val="11"/>
  </w:num>
  <w:num w:numId="25" w16cid:durableId="1749188444">
    <w:abstractNumId w:val="28"/>
  </w:num>
  <w:num w:numId="26" w16cid:durableId="890380573">
    <w:abstractNumId w:val="22"/>
  </w:num>
  <w:num w:numId="27" w16cid:durableId="2121604133">
    <w:abstractNumId w:val="19"/>
  </w:num>
  <w:num w:numId="28" w16cid:durableId="1996835281">
    <w:abstractNumId w:val="5"/>
  </w:num>
  <w:num w:numId="29" w16cid:durableId="243145276">
    <w:abstractNumId w:val="13"/>
  </w:num>
  <w:num w:numId="30" w16cid:durableId="1146775974">
    <w:abstractNumId w:val="17"/>
  </w:num>
  <w:num w:numId="31" w16cid:durableId="1443183351">
    <w:abstractNumId w:val="16"/>
  </w:num>
  <w:num w:numId="32" w16cid:durableId="1847356894">
    <w:abstractNumId w:val="7"/>
  </w:num>
  <w:num w:numId="33" w16cid:durableId="536545300">
    <w:abstractNumId w:val="8"/>
  </w:num>
  <w:num w:numId="34" w16cid:durableId="1856917708">
    <w:abstractNumId w:val="28"/>
  </w:num>
  <w:num w:numId="35" w16cid:durableId="1453479653">
    <w:abstractNumId w:val="2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6" w16cid:durableId="1185635903">
    <w:abstractNumId w:val="27"/>
  </w:num>
  <w:num w:numId="37" w16cid:durableId="1752192970">
    <w:abstractNumId w:val="27"/>
  </w:num>
  <w:num w:numId="38" w16cid:durableId="748578069">
    <w:abstractNumId w:val="27"/>
  </w:num>
  <w:num w:numId="39" w16cid:durableId="572277453">
    <w:abstractNumId w:val="27"/>
  </w:num>
  <w:num w:numId="40" w16cid:durableId="26493529">
    <w:abstractNumId w:val="27"/>
  </w:num>
  <w:num w:numId="41" w16cid:durableId="516845169">
    <w:abstractNumId w:val="6"/>
  </w:num>
  <w:num w:numId="42" w16cid:durableId="886836297">
    <w:abstractNumId w:val="6"/>
  </w:num>
  <w:num w:numId="43" w16cid:durableId="144585757">
    <w:abstractNumId w:val="15"/>
  </w:num>
  <w:num w:numId="44" w16cid:durableId="550924728">
    <w:abstractNumId w:val="4"/>
  </w:num>
  <w:num w:numId="45" w16cid:durableId="1359501428">
    <w:abstractNumId w:val="18"/>
  </w:num>
  <w:num w:numId="46" w16cid:durableId="400324410">
    <w:abstractNumId w:val="2"/>
  </w:num>
  <w:num w:numId="47" w16cid:durableId="824666163">
    <w:abstractNumId w:val="1"/>
  </w:num>
  <w:num w:numId="48" w16cid:durableId="179053514">
    <w:abstractNumId w:val="23"/>
  </w:num>
  <w:num w:numId="49" w16cid:durableId="58095933">
    <w:abstractNumId w:val="11"/>
  </w:num>
  <w:num w:numId="50" w16cid:durableId="1014843949">
    <w:abstractNumId w:val="28"/>
  </w:num>
  <w:num w:numId="51" w16cid:durableId="729109776">
    <w:abstractNumId w:val="22"/>
  </w:num>
  <w:num w:numId="52" w16cid:durableId="1684742846">
    <w:abstractNumId w:val="19"/>
  </w:num>
  <w:num w:numId="53" w16cid:durableId="268707041">
    <w:abstractNumId w:val="5"/>
  </w:num>
  <w:num w:numId="54" w16cid:durableId="2095466937">
    <w:abstractNumId w:val="13"/>
  </w:num>
  <w:num w:numId="55" w16cid:durableId="1651013574">
    <w:abstractNumId w:val="27"/>
  </w:num>
  <w:num w:numId="56" w16cid:durableId="428547286">
    <w:abstractNumId w:val="4"/>
  </w:num>
  <w:num w:numId="57" w16cid:durableId="1213465753">
    <w:abstractNumId w:val="4"/>
  </w:num>
  <w:num w:numId="58" w16cid:durableId="2120877431">
    <w:abstractNumId w:val="4"/>
  </w:num>
  <w:num w:numId="59" w16cid:durableId="1458180048">
    <w:abstractNumId w:val="4"/>
  </w:num>
  <w:num w:numId="60" w16cid:durableId="366104097">
    <w:abstractNumId w:val="4"/>
  </w:num>
  <w:num w:numId="61" w16cid:durableId="1715544395">
    <w:abstractNumId w:val="4"/>
  </w:num>
  <w:num w:numId="62" w16cid:durableId="1709918187">
    <w:abstractNumId w:val="4"/>
  </w:num>
  <w:num w:numId="63" w16cid:durableId="1661696319">
    <w:abstractNumId w:val="4"/>
  </w:num>
  <w:num w:numId="64" w16cid:durableId="1817725762">
    <w:abstractNumId w:val="4"/>
  </w:num>
  <w:num w:numId="65" w16cid:durableId="157968308">
    <w:abstractNumId w:val="27"/>
  </w:num>
  <w:num w:numId="66" w16cid:durableId="50349220">
    <w:abstractNumId w:val="27"/>
  </w:num>
  <w:num w:numId="67" w16cid:durableId="403070368">
    <w:abstractNumId w:val="27"/>
  </w:num>
  <w:num w:numId="68" w16cid:durableId="2101440837">
    <w:abstractNumId w:val="27"/>
  </w:num>
  <w:num w:numId="69" w16cid:durableId="1080637342">
    <w:abstractNumId w:val="27"/>
  </w:num>
  <w:num w:numId="70" w16cid:durableId="1866942149">
    <w:abstractNumId w:val="27"/>
  </w:num>
  <w:num w:numId="71" w16cid:durableId="688725861">
    <w:abstractNumId w:val="27"/>
  </w:num>
  <w:num w:numId="72" w16cid:durableId="204870597">
    <w:abstractNumId w:val="27"/>
  </w:num>
  <w:num w:numId="73" w16cid:durableId="1249267449">
    <w:abstractNumId w:val="27"/>
  </w:num>
  <w:num w:numId="74" w16cid:durableId="2056617883">
    <w:abstractNumId w:val="15"/>
  </w:num>
  <w:num w:numId="75" w16cid:durableId="992178961">
    <w:abstractNumId w:val="18"/>
  </w:num>
  <w:num w:numId="76" w16cid:durableId="551307100">
    <w:abstractNumId w:val="2"/>
  </w:num>
  <w:num w:numId="77" w16cid:durableId="1420565992">
    <w:abstractNumId w:val="1"/>
  </w:num>
  <w:num w:numId="78" w16cid:durableId="2103211733">
    <w:abstractNumId w:val="23"/>
  </w:num>
  <w:num w:numId="79" w16cid:durableId="563375379">
    <w:abstractNumId w:val="11"/>
  </w:num>
  <w:num w:numId="80" w16cid:durableId="1257330396">
    <w:abstractNumId w:val="28"/>
  </w:num>
  <w:num w:numId="81" w16cid:durableId="1813868628">
    <w:abstractNumId w:val="22"/>
  </w:num>
  <w:num w:numId="82" w16cid:durableId="525213499">
    <w:abstractNumId w:val="19"/>
  </w:num>
  <w:num w:numId="83" w16cid:durableId="1057779326">
    <w:abstractNumId w:val="5"/>
  </w:num>
  <w:num w:numId="84" w16cid:durableId="826554075">
    <w:abstractNumId w:val="13"/>
  </w:num>
  <w:numIdMacAtCleanup w:val="8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removePersonalInformation/>
  <w:removeDateAndTime/>
  <w:doNotDisplayPageBoundaries/>
  <w:proofState w:spelling="clean" w:grammar="clean"/>
  <w:stylePaneSortMethod w:val="0000"/>
  <w:trackRevisions/>
  <w:defaultTabStop w:val="720"/>
  <w:evenAndOddHeaders/>
  <w:characterSpacingControl w:val="doNotCompress"/>
  <w:hdrShapeDefaults>
    <o:shapedefaults v:ext="edit" spidmax="2050">
      <o:colormru v:ext="edit" colors="#f30"/>
    </o:shapedefaults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0F1B"/>
    <w:rsid w:val="00000760"/>
    <w:rsid w:val="000009C5"/>
    <w:rsid w:val="00002307"/>
    <w:rsid w:val="000039DC"/>
    <w:rsid w:val="00011F27"/>
    <w:rsid w:val="0001300B"/>
    <w:rsid w:val="00014592"/>
    <w:rsid w:val="00020124"/>
    <w:rsid w:val="00020367"/>
    <w:rsid w:val="000219FC"/>
    <w:rsid w:val="00021FEB"/>
    <w:rsid w:val="00023A25"/>
    <w:rsid w:val="00024245"/>
    <w:rsid w:val="00025260"/>
    <w:rsid w:val="00025A26"/>
    <w:rsid w:val="000264E7"/>
    <w:rsid w:val="0002677E"/>
    <w:rsid w:val="00026DB7"/>
    <w:rsid w:val="000271E1"/>
    <w:rsid w:val="00034D2F"/>
    <w:rsid w:val="00035208"/>
    <w:rsid w:val="00037F8E"/>
    <w:rsid w:val="00041DE8"/>
    <w:rsid w:val="00042697"/>
    <w:rsid w:val="000428F7"/>
    <w:rsid w:val="00044537"/>
    <w:rsid w:val="000462C4"/>
    <w:rsid w:val="00054431"/>
    <w:rsid w:val="0005505C"/>
    <w:rsid w:val="00055854"/>
    <w:rsid w:val="00060120"/>
    <w:rsid w:val="000620BC"/>
    <w:rsid w:val="00065915"/>
    <w:rsid w:val="00066DFD"/>
    <w:rsid w:val="00066FAB"/>
    <w:rsid w:val="0006746E"/>
    <w:rsid w:val="00070CBD"/>
    <w:rsid w:val="00074183"/>
    <w:rsid w:val="00074F88"/>
    <w:rsid w:val="000772CD"/>
    <w:rsid w:val="00082FB1"/>
    <w:rsid w:val="000841DB"/>
    <w:rsid w:val="0008429A"/>
    <w:rsid w:val="00084847"/>
    <w:rsid w:val="000856B8"/>
    <w:rsid w:val="0008656F"/>
    <w:rsid w:val="00093714"/>
    <w:rsid w:val="000940F3"/>
    <w:rsid w:val="00094185"/>
    <w:rsid w:val="000946FF"/>
    <w:rsid w:val="00095D96"/>
    <w:rsid w:val="000964F4"/>
    <w:rsid w:val="00097184"/>
    <w:rsid w:val="000A1F3C"/>
    <w:rsid w:val="000A4116"/>
    <w:rsid w:val="000A43BF"/>
    <w:rsid w:val="000A4914"/>
    <w:rsid w:val="000A747F"/>
    <w:rsid w:val="000A7F43"/>
    <w:rsid w:val="000B1607"/>
    <w:rsid w:val="000B2CE7"/>
    <w:rsid w:val="000B43FA"/>
    <w:rsid w:val="000B6EFA"/>
    <w:rsid w:val="000C1D2A"/>
    <w:rsid w:val="000C2D6A"/>
    <w:rsid w:val="000C5ED2"/>
    <w:rsid w:val="000D4FCB"/>
    <w:rsid w:val="000D529C"/>
    <w:rsid w:val="000D6260"/>
    <w:rsid w:val="000E2F7E"/>
    <w:rsid w:val="000E341F"/>
    <w:rsid w:val="000E5073"/>
    <w:rsid w:val="000E5C29"/>
    <w:rsid w:val="000E5F09"/>
    <w:rsid w:val="000E7658"/>
    <w:rsid w:val="000F1D06"/>
    <w:rsid w:val="000F4FA5"/>
    <w:rsid w:val="000F5E1E"/>
    <w:rsid w:val="000F74ED"/>
    <w:rsid w:val="00105E2C"/>
    <w:rsid w:val="00112AC0"/>
    <w:rsid w:val="0011386F"/>
    <w:rsid w:val="00113BC1"/>
    <w:rsid w:val="00114AA2"/>
    <w:rsid w:val="0011645F"/>
    <w:rsid w:val="001213C8"/>
    <w:rsid w:val="00123765"/>
    <w:rsid w:val="0012481C"/>
    <w:rsid w:val="001264AC"/>
    <w:rsid w:val="0012769B"/>
    <w:rsid w:val="00127D41"/>
    <w:rsid w:val="00132A49"/>
    <w:rsid w:val="0013300B"/>
    <w:rsid w:val="001356B0"/>
    <w:rsid w:val="00141521"/>
    <w:rsid w:val="00141FA1"/>
    <w:rsid w:val="00143E38"/>
    <w:rsid w:val="001448D4"/>
    <w:rsid w:val="00146194"/>
    <w:rsid w:val="00151E67"/>
    <w:rsid w:val="001523A1"/>
    <w:rsid w:val="00160E22"/>
    <w:rsid w:val="00161689"/>
    <w:rsid w:val="001624B0"/>
    <w:rsid w:val="001674DC"/>
    <w:rsid w:val="00170E2F"/>
    <w:rsid w:val="00171EB5"/>
    <w:rsid w:val="001740E5"/>
    <w:rsid w:val="00175453"/>
    <w:rsid w:val="0017788D"/>
    <w:rsid w:val="00181334"/>
    <w:rsid w:val="00181413"/>
    <w:rsid w:val="00182745"/>
    <w:rsid w:val="00182D70"/>
    <w:rsid w:val="00182EF1"/>
    <w:rsid w:val="00183BFA"/>
    <w:rsid w:val="00183CE3"/>
    <w:rsid w:val="0018529F"/>
    <w:rsid w:val="00186047"/>
    <w:rsid w:val="00186817"/>
    <w:rsid w:val="00186C35"/>
    <w:rsid w:val="00191887"/>
    <w:rsid w:val="001927DC"/>
    <w:rsid w:val="0019534C"/>
    <w:rsid w:val="001A31BF"/>
    <w:rsid w:val="001A74E4"/>
    <w:rsid w:val="001B2EC1"/>
    <w:rsid w:val="001B41C9"/>
    <w:rsid w:val="001B4A6A"/>
    <w:rsid w:val="001B4C1F"/>
    <w:rsid w:val="001C2679"/>
    <w:rsid w:val="001C610E"/>
    <w:rsid w:val="001D0956"/>
    <w:rsid w:val="001D3E21"/>
    <w:rsid w:val="001D4484"/>
    <w:rsid w:val="001D46E3"/>
    <w:rsid w:val="001D4BED"/>
    <w:rsid w:val="001D6DFB"/>
    <w:rsid w:val="001E444F"/>
    <w:rsid w:val="001E4D6A"/>
    <w:rsid w:val="001E6E06"/>
    <w:rsid w:val="001E7AD6"/>
    <w:rsid w:val="001E7C6C"/>
    <w:rsid w:val="001F2D76"/>
    <w:rsid w:val="001F3433"/>
    <w:rsid w:val="001F43C2"/>
    <w:rsid w:val="001F49C0"/>
    <w:rsid w:val="001F4A65"/>
    <w:rsid w:val="001F4C86"/>
    <w:rsid w:val="001F5CED"/>
    <w:rsid w:val="001F6701"/>
    <w:rsid w:val="00200AEB"/>
    <w:rsid w:val="00200F01"/>
    <w:rsid w:val="002021F4"/>
    <w:rsid w:val="00205793"/>
    <w:rsid w:val="00205BD2"/>
    <w:rsid w:val="00205BE6"/>
    <w:rsid w:val="00207685"/>
    <w:rsid w:val="002079B1"/>
    <w:rsid w:val="00210F9C"/>
    <w:rsid w:val="00212FFA"/>
    <w:rsid w:val="00213AC5"/>
    <w:rsid w:val="00213E1E"/>
    <w:rsid w:val="00217121"/>
    <w:rsid w:val="00221C3B"/>
    <w:rsid w:val="00222485"/>
    <w:rsid w:val="00222579"/>
    <w:rsid w:val="002235E5"/>
    <w:rsid w:val="00224251"/>
    <w:rsid w:val="00225108"/>
    <w:rsid w:val="00231823"/>
    <w:rsid w:val="00232785"/>
    <w:rsid w:val="00232951"/>
    <w:rsid w:val="002330FC"/>
    <w:rsid w:val="0023344C"/>
    <w:rsid w:val="00237C46"/>
    <w:rsid w:val="0024083E"/>
    <w:rsid w:val="00244882"/>
    <w:rsid w:val="00251E64"/>
    <w:rsid w:val="0025329E"/>
    <w:rsid w:val="00253B6D"/>
    <w:rsid w:val="002548FD"/>
    <w:rsid w:val="00255233"/>
    <w:rsid w:val="00255834"/>
    <w:rsid w:val="0025600B"/>
    <w:rsid w:val="0026276B"/>
    <w:rsid w:val="00265D97"/>
    <w:rsid w:val="00265E17"/>
    <w:rsid w:val="002661C1"/>
    <w:rsid w:val="002665E8"/>
    <w:rsid w:val="002670E0"/>
    <w:rsid w:val="00271217"/>
    <w:rsid w:val="00272233"/>
    <w:rsid w:val="00272368"/>
    <w:rsid w:val="00273B89"/>
    <w:rsid w:val="0027743B"/>
    <w:rsid w:val="002779AF"/>
    <w:rsid w:val="0028182D"/>
    <w:rsid w:val="00282487"/>
    <w:rsid w:val="00282D85"/>
    <w:rsid w:val="00283467"/>
    <w:rsid w:val="00283DC5"/>
    <w:rsid w:val="00291435"/>
    <w:rsid w:val="002937B3"/>
    <w:rsid w:val="00293C2F"/>
    <w:rsid w:val="00295687"/>
    <w:rsid w:val="0029570E"/>
    <w:rsid w:val="00296A93"/>
    <w:rsid w:val="00296C6B"/>
    <w:rsid w:val="00297221"/>
    <w:rsid w:val="002A0D5B"/>
    <w:rsid w:val="002A2BA6"/>
    <w:rsid w:val="002A38D5"/>
    <w:rsid w:val="002A5851"/>
    <w:rsid w:val="002A6DB1"/>
    <w:rsid w:val="002A6DF0"/>
    <w:rsid w:val="002A77FC"/>
    <w:rsid w:val="002B0AF0"/>
    <w:rsid w:val="002B190C"/>
    <w:rsid w:val="002B4417"/>
    <w:rsid w:val="002B4BD1"/>
    <w:rsid w:val="002B5A34"/>
    <w:rsid w:val="002B7080"/>
    <w:rsid w:val="002B79D9"/>
    <w:rsid w:val="002C129E"/>
    <w:rsid w:val="002C5DEF"/>
    <w:rsid w:val="002C6B0E"/>
    <w:rsid w:val="002C6F24"/>
    <w:rsid w:val="002D0148"/>
    <w:rsid w:val="002D01C2"/>
    <w:rsid w:val="002D2601"/>
    <w:rsid w:val="002D38A2"/>
    <w:rsid w:val="002E0C3C"/>
    <w:rsid w:val="002E12A5"/>
    <w:rsid w:val="002E295B"/>
    <w:rsid w:val="002E7C26"/>
    <w:rsid w:val="002E7E5B"/>
    <w:rsid w:val="002F1024"/>
    <w:rsid w:val="002F4145"/>
    <w:rsid w:val="002F5CC8"/>
    <w:rsid w:val="0030264D"/>
    <w:rsid w:val="0030677C"/>
    <w:rsid w:val="003116E5"/>
    <w:rsid w:val="003121ED"/>
    <w:rsid w:val="00314BB6"/>
    <w:rsid w:val="00315E31"/>
    <w:rsid w:val="00316FAB"/>
    <w:rsid w:val="00323A41"/>
    <w:rsid w:val="0033051D"/>
    <w:rsid w:val="00330D94"/>
    <w:rsid w:val="00334E15"/>
    <w:rsid w:val="00336717"/>
    <w:rsid w:val="00337B31"/>
    <w:rsid w:val="00340073"/>
    <w:rsid w:val="00340BD3"/>
    <w:rsid w:val="00341C84"/>
    <w:rsid w:val="00343B8E"/>
    <w:rsid w:val="003452F3"/>
    <w:rsid w:val="003463FA"/>
    <w:rsid w:val="00346B28"/>
    <w:rsid w:val="00347F53"/>
    <w:rsid w:val="00350557"/>
    <w:rsid w:val="00350829"/>
    <w:rsid w:val="0035286E"/>
    <w:rsid w:val="00354131"/>
    <w:rsid w:val="00354795"/>
    <w:rsid w:val="00354DC0"/>
    <w:rsid w:val="003604AC"/>
    <w:rsid w:val="003604E5"/>
    <w:rsid w:val="00361C9B"/>
    <w:rsid w:val="0036510B"/>
    <w:rsid w:val="003654D0"/>
    <w:rsid w:val="00365F72"/>
    <w:rsid w:val="00366141"/>
    <w:rsid w:val="0036635A"/>
    <w:rsid w:val="0036705B"/>
    <w:rsid w:val="0036767B"/>
    <w:rsid w:val="003678F8"/>
    <w:rsid w:val="0037084E"/>
    <w:rsid w:val="003729D9"/>
    <w:rsid w:val="00372B70"/>
    <w:rsid w:val="003745F5"/>
    <w:rsid w:val="003773C3"/>
    <w:rsid w:val="00377542"/>
    <w:rsid w:val="003776F8"/>
    <w:rsid w:val="00380678"/>
    <w:rsid w:val="00381514"/>
    <w:rsid w:val="00381793"/>
    <w:rsid w:val="003825D6"/>
    <w:rsid w:val="003826A2"/>
    <w:rsid w:val="00383133"/>
    <w:rsid w:val="00383B8E"/>
    <w:rsid w:val="00384331"/>
    <w:rsid w:val="003862EF"/>
    <w:rsid w:val="0039003C"/>
    <w:rsid w:val="003916E8"/>
    <w:rsid w:val="00391E1A"/>
    <w:rsid w:val="00392032"/>
    <w:rsid w:val="003951B3"/>
    <w:rsid w:val="003A06BF"/>
    <w:rsid w:val="003A0B98"/>
    <w:rsid w:val="003A1AF9"/>
    <w:rsid w:val="003A1C3C"/>
    <w:rsid w:val="003A412B"/>
    <w:rsid w:val="003A4918"/>
    <w:rsid w:val="003A4B41"/>
    <w:rsid w:val="003A5A8D"/>
    <w:rsid w:val="003A72C8"/>
    <w:rsid w:val="003A7860"/>
    <w:rsid w:val="003B15AE"/>
    <w:rsid w:val="003B49D1"/>
    <w:rsid w:val="003B550C"/>
    <w:rsid w:val="003B751C"/>
    <w:rsid w:val="003B7C7A"/>
    <w:rsid w:val="003C081A"/>
    <w:rsid w:val="003C2B78"/>
    <w:rsid w:val="003C5EA7"/>
    <w:rsid w:val="003C64E4"/>
    <w:rsid w:val="003D0016"/>
    <w:rsid w:val="003D5B8D"/>
    <w:rsid w:val="003D69C6"/>
    <w:rsid w:val="003E0F35"/>
    <w:rsid w:val="003E398C"/>
    <w:rsid w:val="003E502F"/>
    <w:rsid w:val="003E576F"/>
    <w:rsid w:val="003E5BDF"/>
    <w:rsid w:val="003E62BD"/>
    <w:rsid w:val="003E65A9"/>
    <w:rsid w:val="003E7180"/>
    <w:rsid w:val="003F05D6"/>
    <w:rsid w:val="003F0637"/>
    <w:rsid w:val="003F1823"/>
    <w:rsid w:val="003F4285"/>
    <w:rsid w:val="003F52C1"/>
    <w:rsid w:val="003F5731"/>
    <w:rsid w:val="003F5C21"/>
    <w:rsid w:val="003F65F9"/>
    <w:rsid w:val="003F6B06"/>
    <w:rsid w:val="003F751A"/>
    <w:rsid w:val="004013AE"/>
    <w:rsid w:val="00403270"/>
    <w:rsid w:val="0040378C"/>
    <w:rsid w:val="00403E19"/>
    <w:rsid w:val="00404F89"/>
    <w:rsid w:val="004108B3"/>
    <w:rsid w:val="00410E35"/>
    <w:rsid w:val="0041187D"/>
    <w:rsid w:val="0041381A"/>
    <w:rsid w:val="00413CEB"/>
    <w:rsid w:val="00414178"/>
    <w:rsid w:val="00415544"/>
    <w:rsid w:val="00416B96"/>
    <w:rsid w:val="0041766F"/>
    <w:rsid w:val="004238C0"/>
    <w:rsid w:val="00423E5A"/>
    <w:rsid w:val="00423F7E"/>
    <w:rsid w:val="00426620"/>
    <w:rsid w:val="004269E2"/>
    <w:rsid w:val="004315F1"/>
    <w:rsid w:val="0043269F"/>
    <w:rsid w:val="0043303D"/>
    <w:rsid w:val="00433BAD"/>
    <w:rsid w:val="00434F4E"/>
    <w:rsid w:val="004369B2"/>
    <w:rsid w:val="0044030E"/>
    <w:rsid w:val="00443F16"/>
    <w:rsid w:val="0044614C"/>
    <w:rsid w:val="004502C3"/>
    <w:rsid w:val="00450EE4"/>
    <w:rsid w:val="00450FA3"/>
    <w:rsid w:val="00451727"/>
    <w:rsid w:val="00451A9C"/>
    <w:rsid w:val="00452A0B"/>
    <w:rsid w:val="00455172"/>
    <w:rsid w:val="004577E3"/>
    <w:rsid w:val="0046101B"/>
    <w:rsid w:val="0046167F"/>
    <w:rsid w:val="004629EF"/>
    <w:rsid w:val="00462EEE"/>
    <w:rsid w:val="004640E6"/>
    <w:rsid w:val="00467131"/>
    <w:rsid w:val="004679B0"/>
    <w:rsid w:val="00467D6D"/>
    <w:rsid w:val="00467DC6"/>
    <w:rsid w:val="00472485"/>
    <w:rsid w:val="004742BD"/>
    <w:rsid w:val="004751E9"/>
    <w:rsid w:val="00476241"/>
    <w:rsid w:val="0047792A"/>
    <w:rsid w:val="00477C9C"/>
    <w:rsid w:val="00485940"/>
    <w:rsid w:val="00486AEB"/>
    <w:rsid w:val="00486C5F"/>
    <w:rsid w:val="0048778A"/>
    <w:rsid w:val="00490240"/>
    <w:rsid w:val="004920EA"/>
    <w:rsid w:val="0049227C"/>
    <w:rsid w:val="004926BD"/>
    <w:rsid w:val="004937C0"/>
    <w:rsid w:val="00494B65"/>
    <w:rsid w:val="00494F7E"/>
    <w:rsid w:val="004955EE"/>
    <w:rsid w:val="00495EE9"/>
    <w:rsid w:val="004962CF"/>
    <w:rsid w:val="004A1157"/>
    <w:rsid w:val="004A1335"/>
    <w:rsid w:val="004A26DB"/>
    <w:rsid w:val="004A5A07"/>
    <w:rsid w:val="004B4004"/>
    <w:rsid w:val="004B62B5"/>
    <w:rsid w:val="004B756C"/>
    <w:rsid w:val="004C066D"/>
    <w:rsid w:val="004C2349"/>
    <w:rsid w:val="004C35AD"/>
    <w:rsid w:val="004C3974"/>
    <w:rsid w:val="004C6200"/>
    <w:rsid w:val="004C6A8B"/>
    <w:rsid w:val="004D21A7"/>
    <w:rsid w:val="004D23B2"/>
    <w:rsid w:val="004D781E"/>
    <w:rsid w:val="004D7E76"/>
    <w:rsid w:val="004E0AC8"/>
    <w:rsid w:val="004E2195"/>
    <w:rsid w:val="004E2CE4"/>
    <w:rsid w:val="004E61A1"/>
    <w:rsid w:val="004F1313"/>
    <w:rsid w:val="004F2F4D"/>
    <w:rsid w:val="004F451B"/>
    <w:rsid w:val="004F57FB"/>
    <w:rsid w:val="004F5A39"/>
    <w:rsid w:val="00500589"/>
    <w:rsid w:val="00500E99"/>
    <w:rsid w:val="00500F81"/>
    <w:rsid w:val="0050111F"/>
    <w:rsid w:val="00501693"/>
    <w:rsid w:val="005028EC"/>
    <w:rsid w:val="00503231"/>
    <w:rsid w:val="00503C4D"/>
    <w:rsid w:val="00503D85"/>
    <w:rsid w:val="005050E9"/>
    <w:rsid w:val="00507B44"/>
    <w:rsid w:val="005107D8"/>
    <w:rsid w:val="005117B5"/>
    <w:rsid w:val="00513669"/>
    <w:rsid w:val="00514FB6"/>
    <w:rsid w:val="00515E84"/>
    <w:rsid w:val="00517386"/>
    <w:rsid w:val="00517A2E"/>
    <w:rsid w:val="005203A6"/>
    <w:rsid w:val="0052340D"/>
    <w:rsid w:val="00524481"/>
    <w:rsid w:val="005265B1"/>
    <w:rsid w:val="00532024"/>
    <w:rsid w:val="00532A7B"/>
    <w:rsid w:val="00533A6C"/>
    <w:rsid w:val="00535803"/>
    <w:rsid w:val="00535A14"/>
    <w:rsid w:val="005361B4"/>
    <w:rsid w:val="00537AC1"/>
    <w:rsid w:val="00542238"/>
    <w:rsid w:val="005436AC"/>
    <w:rsid w:val="00545037"/>
    <w:rsid w:val="00550E07"/>
    <w:rsid w:val="00552349"/>
    <w:rsid w:val="00554EDF"/>
    <w:rsid w:val="00557FCB"/>
    <w:rsid w:val="0056019B"/>
    <w:rsid w:val="00560E6A"/>
    <w:rsid w:val="00561E97"/>
    <w:rsid w:val="0056208C"/>
    <w:rsid w:val="00562400"/>
    <w:rsid w:val="0056571A"/>
    <w:rsid w:val="00572612"/>
    <w:rsid w:val="00572B0A"/>
    <w:rsid w:val="0057608E"/>
    <w:rsid w:val="005768EA"/>
    <w:rsid w:val="00576BDD"/>
    <w:rsid w:val="005779C8"/>
    <w:rsid w:val="00577E99"/>
    <w:rsid w:val="005814E1"/>
    <w:rsid w:val="005828F7"/>
    <w:rsid w:val="00582A05"/>
    <w:rsid w:val="0058662D"/>
    <w:rsid w:val="0058759F"/>
    <w:rsid w:val="00590E19"/>
    <w:rsid w:val="00592078"/>
    <w:rsid w:val="00592719"/>
    <w:rsid w:val="00594FD9"/>
    <w:rsid w:val="00595B28"/>
    <w:rsid w:val="00595C46"/>
    <w:rsid w:val="005A1C77"/>
    <w:rsid w:val="005A20C4"/>
    <w:rsid w:val="005A2D28"/>
    <w:rsid w:val="005A4981"/>
    <w:rsid w:val="005A4D92"/>
    <w:rsid w:val="005A5EB7"/>
    <w:rsid w:val="005A6746"/>
    <w:rsid w:val="005A77C3"/>
    <w:rsid w:val="005B1C34"/>
    <w:rsid w:val="005B2C76"/>
    <w:rsid w:val="005B341D"/>
    <w:rsid w:val="005B6F44"/>
    <w:rsid w:val="005B7A12"/>
    <w:rsid w:val="005C3AD0"/>
    <w:rsid w:val="005C70AC"/>
    <w:rsid w:val="005D26BA"/>
    <w:rsid w:val="005D4AB1"/>
    <w:rsid w:val="005D60DF"/>
    <w:rsid w:val="005E1105"/>
    <w:rsid w:val="005E3F77"/>
    <w:rsid w:val="005E4BAD"/>
    <w:rsid w:val="005E55F6"/>
    <w:rsid w:val="005E6A41"/>
    <w:rsid w:val="005F01AF"/>
    <w:rsid w:val="005F02DB"/>
    <w:rsid w:val="005F1C2C"/>
    <w:rsid w:val="005F4542"/>
    <w:rsid w:val="005F6CA5"/>
    <w:rsid w:val="005F7AA5"/>
    <w:rsid w:val="006000E2"/>
    <w:rsid w:val="00601BEE"/>
    <w:rsid w:val="0060281A"/>
    <w:rsid w:val="0060407C"/>
    <w:rsid w:val="00604E39"/>
    <w:rsid w:val="006053CF"/>
    <w:rsid w:val="00606FD0"/>
    <w:rsid w:val="00607E75"/>
    <w:rsid w:val="0061083E"/>
    <w:rsid w:val="0061188B"/>
    <w:rsid w:val="0061468A"/>
    <w:rsid w:val="00615FB7"/>
    <w:rsid w:val="00617A27"/>
    <w:rsid w:val="00620B41"/>
    <w:rsid w:val="00620DDC"/>
    <w:rsid w:val="0062237E"/>
    <w:rsid w:val="00623EFE"/>
    <w:rsid w:val="00627D27"/>
    <w:rsid w:val="0063013F"/>
    <w:rsid w:val="006331D1"/>
    <w:rsid w:val="006335B4"/>
    <w:rsid w:val="0063459C"/>
    <w:rsid w:val="006355BF"/>
    <w:rsid w:val="006356DF"/>
    <w:rsid w:val="00635CE9"/>
    <w:rsid w:val="0063608A"/>
    <w:rsid w:val="00636893"/>
    <w:rsid w:val="006402F2"/>
    <w:rsid w:val="0064137B"/>
    <w:rsid w:val="00641DAD"/>
    <w:rsid w:val="00642F8C"/>
    <w:rsid w:val="006444F9"/>
    <w:rsid w:val="00645490"/>
    <w:rsid w:val="0064558D"/>
    <w:rsid w:val="006478F5"/>
    <w:rsid w:val="0065268E"/>
    <w:rsid w:val="00654192"/>
    <w:rsid w:val="00656104"/>
    <w:rsid w:val="00657900"/>
    <w:rsid w:val="00657993"/>
    <w:rsid w:val="00660ABE"/>
    <w:rsid w:val="00662874"/>
    <w:rsid w:val="00662FB4"/>
    <w:rsid w:val="00670ADF"/>
    <w:rsid w:val="00670F71"/>
    <w:rsid w:val="0067112B"/>
    <w:rsid w:val="0067212F"/>
    <w:rsid w:val="0067291A"/>
    <w:rsid w:val="00673C85"/>
    <w:rsid w:val="006749BC"/>
    <w:rsid w:val="00675430"/>
    <w:rsid w:val="00676155"/>
    <w:rsid w:val="006765B9"/>
    <w:rsid w:val="00676C5B"/>
    <w:rsid w:val="00680495"/>
    <w:rsid w:val="0068159E"/>
    <w:rsid w:val="006840CD"/>
    <w:rsid w:val="00684546"/>
    <w:rsid w:val="00686F6A"/>
    <w:rsid w:val="0068777D"/>
    <w:rsid w:val="006878F8"/>
    <w:rsid w:val="006938E3"/>
    <w:rsid w:val="006959B8"/>
    <w:rsid w:val="006973DB"/>
    <w:rsid w:val="006A0544"/>
    <w:rsid w:val="006A1433"/>
    <w:rsid w:val="006A2E84"/>
    <w:rsid w:val="006A3D26"/>
    <w:rsid w:val="006B00AD"/>
    <w:rsid w:val="006B02D8"/>
    <w:rsid w:val="006B1BBA"/>
    <w:rsid w:val="006B423A"/>
    <w:rsid w:val="006B75BB"/>
    <w:rsid w:val="006B7ABB"/>
    <w:rsid w:val="006B7EAF"/>
    <w:rsid w:val="006C0156"/>
    <w:rsid w:val="006C0AED"/>
    <w:rsid w:val="006C3312"/>
    <w:rsid w:val="006C33E7"/>
    <w:rsid w:val="006C3D86"/>
    <w:rsid w:val="006C3ECD"/>
    <w:rsid w:val="006C3F43"/>
    <w:rsid w:val="006C44D8"/>
    <w:rsid w:val="006C5C29"/>
    <w:rsid w:val="006C650C"/>
    <w:rsid w:val="006C6BBB"/>
    <w:rsid w:val="006C6BF1"/>
    <w:rsid w:val="006C7901"/>
    <w:rsid w:val="006D1057"/>
    <w:rsid w:val="006D13E3"/>
    <w:rsid w:val="006D4D8D"/>
    <w:rsid w:val="006D4E7C"/>
    <w:rsid w:val="006D5B2E"/>
    <w:rsid w:val="006D5ED3"/>
    <w:rsid w:val="006D775A"/>
    <w:rsid w:val="006D793C"/>
    <w:rsid w:val="006D7C04"/>
    <w:rsid w:val="006D7ED4"/>
    <w:rsid w:val="006E211E"/>
    <w:rsid w:val="006E24ED"/>
    <w:rsid w:val="006E2706"/>
    <w:rsid w:val="006E3046"/>
    <w:rsid w:val="006E3FEA"/>
    <w:rsid w:val="006E404E"/>
    <w:rsid w:val="006E7291"/>
    <w:rsid w:val="006F05F9"/>
    <w:rsid w:val="006F08FC"/>
    <w:rsid w:val="006F13E8"/>
    <w:rsid w:val="006F32E1"/>
    <w:rsid w:val="006F3745"/>
    <w:rsid w:val="006F3F28"/>
    <w:rsid w:val="006F5478"/>
    <w:rsid w:val="006F5DB3"/>
    <w:rsid w:val="006F68D0"/>
    <w:rsid w:val="006F6D07"/>
    <w:rsid w:val="00702137"/>
    <w:rsid w:val="00702D44"/>
    <w:rsid w:val="00703431"/>
    <w:rsid w:val="00705693"/>
    <w:rsid w:val="00705CC7"/>
    <w:rsid w:val="00706395"/>
    <w:rsid w:val="00706F3E"/>
    <w:rsid w:val="0070727B"/>
    <w:rsid w:val="00707DF7"/>
    <w:rsid w:val="00710353"/>
    <w:rsid w:val="00710DF5"/>
    <w:rsid w:val="00711329"/>
    <w:rsid w:val="007145D6"/>
    <w:rsid w:val="007148BF"/>
    <w:rsid w:val="007152D9"/>
    <w:rsid w:val="0071733A"/>
    <w:rsid w:val="00724957"/>
    <w:rsid w:val="00727CBC"/>
    <w:rsid w:val="0073256E"/>
    <w:rsid w:val="00732F37"/>
    <w:rsid w:val="007330A5"/>
    <w:rsid w:val="00733C17"/>
    <w:rsid w:val="007415E4"/>
    <w:rsid w:val="00741EF5"/>
    <w:rsid w:val="0074227A"/>
    <w:rsid w:val="00743287"/>
    <w:rsid w:val="00744BFB"/>
    <w:rsid w:val="00746801"/>
    <w:rsid w:val="00746E0D"/>
    <w:rsid w:val="0074742B"/>
    <w:rsid w:val="00751093"/>
    <w:rsid w:val="00751953"/>
    <w:rsid w:val="007546D0"/>
    <w:rsid w:val="00754BD6"/>
    <w:rsid w:val="00756ABD"/>
    <w:rsid w:val="007602E8"/>
    <w:rsid w:val="007614DD"/>
    <w:rsid w:val="0076402F"/>
    <w:rsid w:val="00764FE9"/>
    <w:rsid w:val="007675DC"/>
    <w:rsid w:val="0077448B"/>
    <w:rsid w:val="00774AE4"/>
    <w:rsid w:val="00776ADB"/>
    <w:rsid w:val="00781CC5"/>
    <w:rsid w:val="0078215E"/>
    <w:rsid w:val="007830CB"/>
    <w:rsid w:val="00784994"/>
    <w:rsid w:val="00787067"/>
    <w:rsid w:val="00790026"/>
    <w:rsid w:val="0079264F"/>
    <w:rsid w:val="0079393E"/>
    <w:rsid w:val="007A1557"/>
    <w:rsid w:val="007A1673"/>
    <w:rsid w:val="007A210A"/>
    <w:rsid w:val="007A354C"/>
    <w:rsid w:val="007A3D9B"/>
    <w:rsid w:val="007A531F"/>
    <w:rsid w:val="007A67FE"/>
    <w:rsid w:val="007B1239"/>
    <w:rsid w:val="007B14A9"/>
    <w:rsid w:val="007B33A8"/>
    <w:rsid w:val="007B33C0"/>
    <w:rsid w:val="007B38B9"/>
    <w:rsid w:val="007B3F52"/>
    <w:rsid w:val="007B4B96"/>
    <w:rsid w:val="007B731A"/>
    <w:rsid w:val="007C128B"/>
    <w:rsid w:val="007C247C"/>
    <w:rsid w:val="007C3E22"/>
    <w:rsid w:val="007C5C97"/>
    <w:rsid w:val="007D04FC"/>
    <w:rsid w:val="007D175D"/>
    <w:rsid w:val="007D36EB"/>
    <w:rsid w:val="007D72E2"/>
    <w:rsid w:val="007E066D"/>
    <w:rsid w:val="007E4C18"/>
    <w:rsid w:val="007E52CA"/>
    <w:rsid w:val="007E54B7"/>
    <w:rsid w:val="007E62B0"/>
    <w:rsid w:val="007E721A"/>
    <w:rsid w:val="007E738E"/>
    <w:rsid w:val="007F0AEF"/>
    <w:rsid w:val="007F1123"/>
    <w:rsid w:val="007F19ED"/>
    <w:rsid w:val="007F3A06"/>
    <w:rsid w:val="007F47E8"/>
    <w:rsid w:val="007F4F98"/>
    <w:rsid w:val="007F5358"/>
    <w:rsid w:val="007F5778"/>
    <w:rsid w:val="007F6656"/>
    <w:rsid w:val="00801997"/>
    <w:rsid w:val="00801A89"/>
    <w:rsid w:val="00803094"/>
    <w:rsid w:val="00803E8F"/>
    <w:rsid w:val="00805C20"/>
    <w:rsid w:val="008065C4"/>
    <w:rsid w:val="008123CC"/>
    <w:rsid w:val="00813F25"/>
    <w:rsid w:val="0081480A"/>
    <w:rsid w:val="00814C93"/>
    <w:rsid w:val="0082395D"/>
    <w:rsid w:val="00823BCB"/>
    <w:rsid w:val="00824AA3"/>
    <w:rsid w:val="0082641E"/>
    <w:rsid w:val="00830407"/>
    <w:rsid w:val="008311AC"/>
    <w:rsid w:val="00831E92"/>
    <w:rsid w:val="00835DFA"/>
    <w:rsid w:val="00836924"/>
    <w:rsid w:val="00841214"/>
    <w:rsid w:val="00842233"/>
    <w:rsid w:val="008424BB"/>
    <w:rsid w:val="00846200"/>
    <w:rsid w:val="00846F17"/>
    <w:rsid w:val="00847F63"/>
    <w:rsid w:val="008501CE"/>
    <w:rsid w:val="00850868"/>
    <w:rsid w:val="00852B36"/>
    <w:rsid w:val="00853A4E"/>
    <w:rsid w:val="00854474"/>
    <w:rsid w:val="00857584"/>
    <w:rsid w:val="00860F66"/>
    <w:rsid w:val="0086167A"/>
    <w:rsid w:val="00862162"/>
    <w:rsid w:val="00863563"/>
    <w:rsid w:val="00863B16"/>
    <w:rsid w:val="00864AB2"/>
    <w:rsid w:val="00867165"/>
    <w:rsid w:val="00867813"/>
    <w:rsid w:val="008745DC"/>
    <w:rsid w:val="00876349"/>
    <w:rsid w:val="00877019"/>
    <w:rsid w:val="00880070"/>
    <w:rsid w:val="00881B18"/>
    <w:rsid w:val="00881BAE"/>
    <w:rsid w:val="00886369"/>
    <w:rsid w:val="00886935"/>
    <w:rsid w:val="0088703B"/>
    <w:rsid w:val="00887A3F"/>
    <w:rsid w:val="00887E50"/>
    <w:rsid w:val="00892D6E"/>
    <w:rsid w:val="00893CE5"/>
    <w:rsid w:val="00895760"/>
    <w:rsid w:val="008958B8"/>
    <w:rsid w:val="00896D93"/>
    <w:rsid w:val="008973A8"/>
    <w:rsid w:val="008A0969"/>
    <w:rsid w:val="008A2D0D"/>
    <w:rsid w:val="008A2DC7"/>
    <w:rsid w:val="008A5C0D"/>
    <w:rsid w:val="008B0D9E"/>
    <w:rsid w:val="008B1A5A"/>
    <w:rsid w:val="008B242F"/>
    <w:rsid w:val="008B320D"/>
    <w:rsid w:val="008B4802"/>
    <w:rsid w:val="008C0AD2"/>
    <w:rsid w:val="008C235D"/>
    <w:rsid w:val="008C5930"/>
    <w:rsid w:val="008C5E86"/>
    <w:rsid w:val="008C653F"/>
    <w:rsid w:val="008D0E5C"/>
    <w:rsid w:val="008D28FB"/>
    <w:rsid w:val="008E02F1"/>
    <w:rsid w:val="008E1DED"/>
    <w:rsid w:val="008E528C"/>
    <w:rsid w:val="008E5C27"/>
    <w:rsid w:val="008E6A08"/>
    <w:rsid w:val="008E7F19"/>
    <w:rsid w:val="008F197C"/>
    <w:rsid w:val="008F2A34"/>
    <w:rsid w:val="008F2C75"/>
    <w:rsid w:val="008F36A5"/>
    <w:rsid w:val="00901280"/>
    <w:rsid w:val="00901870"/>
    <w:rsid w:val="00907CCB"/>
    <w:rsid w:val="009107D0"/>
    <w:rsid w:val="00911D68"/>
    <w:rsid w:val="00912EB2"/>
    <w:rsid w:val="009133E5"/>
    <w:rsid w:val="009149E7"/>
    <w:rsid w:val="00915EBF"/>
    <w:rsid w:val="009167F5"/>
    <w:rsid w:val="009211A1"/>
    <w:rsid w:val="00923DC9"/>
    <w:rsid w:val="009261AC"/>
    <w:rsid w:val="00926989"/>
    <w:rsid w:val="00927606"/>
    <w:rsid w:val="009303BA"/>
    <w:rsid w:val="00931403"/>
    <w:rsid w:val="00931BA9"/>
    <w:rsid w:val="00931EB3"/>
    <w:rsid w:val="00932ABA"/>
    <w:rsid w:val="009330D8"/>
    <w:rsid w:val="00935C09"/>
    <w:rsid w:val="009362DB"/>
    <w:rsid w:val="00936DE8"/>
    <w:rsid w:val="0093752B"/>
    <w:rsid w:val="00943102"/>
    <w:rsid w:val="009431E8"/>
    <w:rsid w:val="00943722"/>
    <w:rsid w:val="00946311"/>
    <w:rsid w:val="00951F7F"/>
    <w:rsid w:val="00952292"/>
    <w:rsid w:val="0095285E"/>
    <w:rsid w:val="00953E0B"/>
    <w:rsid w:val="0096286B"/>
    <w:rsid w:val="00962891"/>
    <w:rsid w:val="0096648B"/>
    <w:rsid w:val="00970E49"/>
    <w:rsid w:val="0097148D"/>
    <w:rsid w:val="009715B1"/>
    <w:rsid w:val="00971EA7"/>
    <w:rsid w:val="009727FD"/>
    <w:rsid w:val="009733AD"/>
    <w:rsid w:val="00976397"/>
    <w:rsid w:val="00976E9F"/>
    <w:rsid w:val="00977452"/>
    <w:rsid w:val="0098042A"/>
    <w:rsid w:val="00980F87"/>
    <w:rsid w:val="009826AF"/>
    <w:rsid w:val="00983218"/>
    <w:rsid w:val="009854F2"/>
    <w:rsid w:val="0098652B"/>
    <w:rsid w:val="00987F16"/>
    <w:rsid w:val="009941B3"/>
    <w:rsid w:val="00994FE2"/>
    <w:rsid w:val="00996F46"/>
    <w:rsid w:val="009A0756"/>
    <w:rsid w:val="009A2087"/>
    <w:rsid w:val="009A4A5A"/>
    <w:rsid w:val="009A5641"/>
    <w:rsid w:val="009A642E"/>
    <w:rsid w:val="009B0DE1"/>
    <w:rsid w:val="009B1ADA"/>
    <w:rsid w:val="009B2515"/>
    <w:rsid w:val="009B4245"/>
    <w:rsid w:val="009B5694"/>
    <w:rsid w:val="009C03D0"/>
    <w:rsid w:val="009C23B7"/>
    <w:rsid w:val="009C53D4"/>
    <w:rsid w:val="009C66E4"/>
    <w:rsid w:val="009C66F5"/>
    <w:rsid w:val="009C6D50"/>
    <w:rsid w:val="009C717B"/>
    <w:rsid w:val="009C79EA"/>
    <w:rsid w:val="009D10E6"/>
    <w:rsid w:val="009D1689"/>
    <w:rsid w:val="009D373E"/>
    <w:rsid w:val="009D6B91"/>
    <w:rsid w:val="009D7D79"/>
    <w:rsid w:val="009E15A8"/>
    <w:rsid w:val="009E1EA8"/>
    <w:rsid w:val="009E22E3"/>
    <w:rsid w:val="009E6C45"/>
    <w:rsid w:val="009E7959"/>
    <w:rsid w:val="009F1230"/>
    <w:rsid w:val="009F17CA"/>
    <w:rsid w:val="009F32D5"/>
    <w:rsid w:val="009F4066"/>
    <w:rsid w:val="009F421D"/>
    <w:rsid w:val="009F5D6F"/>
    <w:rsid w:val="00A015C4"/>
    <w:rsid w:val="00A018CD"/>
    <w:rsid w:val="00A018F3"/>
    <w:rsid w:val="00A03C69"/>
    <w:rsid w:val="00A04D36"/>
    <w:rsid w:val="00A06BD0"/>
    <w:rsid w:val="00A0758C"/>
    <w:rsid w:val="00A10A60"/>
    <w:rsid w:val="00A10F62"/>
    <w:rsid w:val="00A12A1E"/>
    <w:rsid w:val="00A14A06"/>
    <w:rsid w:val="00A208D3"/>
    <w:rsid w:val="00A21261"/>
    <w:rsid w:val="00A22A8E"/>
    <w:rsid w:val="00A2315E"/>
    <w:rsid w:val="00A232A0"/>
    <w:rsid w:val="00A2334A"/>
    <w:rsid w:val="00A23BDE"/>
    <w:rsid w:val="00A23DD1"/>
    <w:rsid w:val="00A277C8"/>
    <w:rsid w:val="00A34F95"/>
    <w:rsid w:val="00A35636"/>
    <w:rsid w:val="00A35703"/>
    <w:rsid w:val="00A35C90"/>
    <w:rsid w:val="00A360D1"/>
    <w:rsid w:val="00A375A8"/>
    <w:rsid w:val="00A3788C"/>
    <w:rsid w:val="00A3788E"/>
    <w:rsid w:val="00A37A98"/>
    <w:rsid w:val="00A411B5"/>
    <w:rsid w:val="00A4154F"/>
    <w:rsid w:val="00A43DAE"/>
    <w:rsid w:val="00A47776"/>
    <w:rsid w:val="00A477F7"/>
    <w:rsid w:val="00A47BAD"/>
    <w:rsid w:val="00A50250"/>
    <w:rsid w:val="00A50D84"/>
    <w:rsid w:val="00A52ABC"/>
    <w:rsid w:val="00A53F37"/>
    <w:rsid w:val="00A5493F"/>
    <w:rsid w:val="00A54C20"/>
    <w:rsid w:val="00A54E26"/>
    <w:rsid w:val="00A55C54"/>
    <w:rsid w:val="00A56834"/>
    <w:rsid w:val="00A573CE"/>
    <w:rsid w:val="00A60020"/>
    <w:rsid w:val="00A6504A"/>
    <w:rsid w:val="00A67E4B"/>
    <w:rsid w:val="00A726AD"/>
    <w:rsid w:val="00A744B0"/>
    <w:rsid w:val="00A759CD"/>
    <w:rsid w:val="00A76506"/>
    <w:rsid w:val="00A82AFF"/>
    <w:rsid w:val="00A82B0F"/>
    <w:rsid w:val="00A83232"/>
    <w:rsid w:val="00A8379F"/>
    <w:rsid w:val="00A8447D"/>
    <w:rsid w:val="00A863E6"/>
    <w:rsid w:val="00A9017C"/>
    <w:rsid w:val="00A9139C"/>
    <w:rsid w:val="00A921ED"/>
    <w:rsid w:val="00A960D4"/>
    <w:rsid w:val="00AA01CC"/>
    <w:rsid w:val="00AA1E56"/>
    <w:rsid w:val="00AA24F4"/>
    <w:rsid w:val="00AA351E"/>
    <w:rsid w:val="00AA40AB"/>
    <w:rsid w:val="00AB03B9"/>
    <w:rsid w:val="00AB0EAA"/>
    <w:rsid w:val="00AB2A8A"/>
    <w:rsid w:val="00AB2EA1"/>
    <w:rsid w:val="00AB3595"/>
    <w:rsid w:val="00AC0164"/>
    <w:rsid w:val="00AC051F"/>
    <w:rsid w:val="00AC1285"/>
    <w:rsid w:val="00AC1E6C"/>
    <w:rsid w:val="00AC2235"/>
    <w:rsid w:val="00AC3D59"/>
    <w:rsid w:val="00AC3F27"/>
    <w:rsid w:val="00AC587D"/>
    <w:rsid w:val="00AC6155"/>
    <w:rsid w:val="00AC70F4"/>
    <w:rsid w:val="00AC74A0"/>
    <w:rsid w:val="00AD0BEA"/>
    <w:rsid w:val="00AD2514"/>
    <w:rsid w:val="00AD373A"/>
    <w:rsid w:val="00AD5052"/>
    <w:rsid w:val="00AD68E7"/>
    <w:rsid w:val="00AD6DC9"/>
    <w:rsid w:val="00AE0535"/>
    <w:rsid w:val="00AE1012"/>
    <w:rsid w:val="00AE2235"/>
    <w:rsid w:val="00AE31AC"/>
    <w:rsid w:val="00AE3DF3"/>
    <w:rsid w:val="00AE6819"/>
    <w:rsid w:val="00AE7106"/>
    <w:rsid w:val="00AF0A19"/>
    <w:rsid w:val="00AF1A7D"/>
    <w:rsid w:val="00AF41E5"/>
    <w:rsid w:val="00AF5373"/>
    <w:rsid w:val="00AF6302"/>
    <w:rsid w:val="00AF64C2"/>
    <w:rsid w:val="00B01EBF"/>
    <w:rsid w:val="00B0225B"/>
    <w:rsid w:val="00B0260C"/>
    <w:rsid w:val="00B071CC"/>
    <w:rsid w:val="00B11E24"/>
    <w:rsid w:val="00B16F32"/>
    <w:rsid w:val="00B175D9"/>
    <w:rsid w:val="00B20008"/>
    <w:rsid w:val="00B20201"/>
    <w:rsid w:val="00B20311"/>
    <w:rsid w:val="00B2181D"/>
    <w:rsid w:val="00B21EBB"/>
    <w:rsid w:val="00B23C05"/>
    <w:rsid w:val="00B24E5C"/>
    <w:rsid w:val="00B25D36"/>
    <w:rsid w:val="00B26509"/>
    <w:rsid w:val="00B32878"/>
    <w:rsid w:val="00B3373A"/>
    <w:rsid w:val="00B36FEC"/>
    <w:rsid w:val="00B37E97"/>
    <w:rsid w:val="00B40B99"/>
    <w:rsid w:val="00B41D66"/>
    <w:rsid w:val="00B41DF6"/>
    <w:rsid w:val="00B42311"/>
    <w:rsid w:val="00B423E4"/>
    <w:rsid w:val="00B44D64"/>
    <w:rsid w:val="00B461F9"/>
    <w:rsid w:val="00B468F3"/>
    <w:rsid w:val="00B50916"/>
    <w:rsid w:val="00B51228"/>
    <w:rsid w:val="00B51556"/>
    <w:rsid w:val="00B518C8"/>
    <w:rsid w:val="00B522A1"/>
    <w:rsid w:val="00B53373"/>
    <w:rsid w:val="00B5383A"/>
    <w:rsid w:val="00B602FD"/>
    <w:rsid w:val="00B60484"/>
    <w:rsid w:val="00B61722"/>
    <w:rsid w:val="00B64175"/>
    <w:rsid w:val="00B666B4"/>
    <w:rsid w:val="00B66A37"/>
    <w:rsid w:val="00B67512"/>
    <w:rsid w:val="00B700E4"/>
    <w:rsid w:val="00B71213"/>
    <w:rsid w:val="00B72402"/>
    <w:rsid w:val="00B7294D"/>
    <w:rsid w:val="00B72CAD"/>
    <w:rsid w:val="00B75606"/>
    <w:rsid w:val="00B76D28"/>
    <w:rsid w:val="00B774CB"/>
    <w:rsid w:val="00B77BD3"/>
    <w:rsid w:val="00B81219"/>
    <w:rsid w:val="00B82B36"/>
    <w:rsid w:val="00B83427"/>
    <w:rsid w:val="00B84670"/>
    <w:rsid w:val="00B84C24"/>
    <w:rsid w:val="00B9060E"/>
    <w:rsid w:val="00B92B70"/>
    <w:rsid w:val="00BA067F"/>
    <w:rsid w:val="00BA26EF"/>
    <w:rsid w:val="00BA449F"/>
    <w:rsid w:val="00BA4952"/>
    <w:rsid w:val="00BA51EC"/>
    <w:rsid w:val="00BA7413"/>
    <w:rsid w:val="00BB10C8"/>
    <w:rsid w:val="00BB2BCE"/>
    <w:rsid w:val="00BB33BB"/>
    <w:rsid w:val="00BB3A8F"/>
    <w:rsid w:val="00BB4B68"/>
    <w:rsid w:val="00BB4E5F"/>
    <w:rsid w:val="00BC0347"/>
    <w:rsid w:val="00BC3255"/>
    <w:rsid w:val="00BC494A"/>
    <w:rsid w:val="00BC51CE"/>
    <w:rsid w:val="00BC5320"/>
    <w:rsid w:val="00BC5A54"/>
    <w:rsid w:val="00BC753D"/>
    <w:rsid w:val="00BD09B0"/>
    <w:rsid w:val="00BD17F3"/>
    <w:rsid w:val="00BD1832"/>
    <w:rsid w:val="00BD293B"/>
    <w:rsid w:val="00BD361D"/>
    <w:rsid w:val="00BD658C"/>
    <w:rsid w:val="00BE084C"/>
    <w:rsid w:val="00BE1299"/>
    <w:rsid w:val="00BE2113"/>
    <w:rsid w:val="00BE2C52"/>
    <w:rsid w:val="00BE3739"/>
    <w:rsid w:val="00BE39EA"/>
    <w:rsid w:val="00BE5518"/>
    <w:rsid w:val="00BE5D41"/>
    <w:rsid w:val="00BF0297"/>
    <w:rsid w:val="00BF07E6"/>
    <w:rsid w:val="00BF3FB1"/>
    <w:rsid w:val="00BF7CEE"/>
    <w:rsid w:val="00BF7D9E"/>
    <w:rsid w:val="00C00E1F"/>
    <w:rsid w:val="00C013FF"/>
    <w:rsid w:val="00C01953"/>
    <w:rsid w:val="00C01CDF"/>
    <w:rsid w:val="00C03CE0"/>
    <w:rsid w:val="00C04B85"/>
    <w:rsid w:val="00C05816"/>
    <w:rsid w:val="00C0645C"/>
    <w:rsid w:val="00C06B0D"/>
    <w:rsid w:val="00C06BD7"/>
    <w:rsid w:val="00C1021E"/>
    <w:rsid w:val="00C1147B"/>
    <w:rsid w:val="00C13299"/>
    <w:rsid w:val="00C14331"/>
    <w:rsid w:val="00C152AD"/>
    <w:rsid w:val="00C1546D"/>
    <w:rsid w:val="00C162F4"/>
    <w:rsid w:val="00C16FF1"/>
    <w:rsid w:val="00C21C19"/>
    <w:rsid w:val="00C238CE"/>
    <w:rsid w:val="00C23AFE"/>
    <w:rsid w:val="00C2448F"/>
    <w:rsid w:val="00C31354"/>
    <w:rsid w:val="00C350EB"/>
    <w:rsid w:val="00C3596C"/>
    <w:rsid w:val="00C3690B"/>
    <w:rsid w:val="00C36B00"/>
    <w:rsid w:val="00C37E41"/>
    <w:rsid w:val="00C43165"/>
    <w:rsid w:val="00C47791"/>
    <w:rsid w:val="00C47B58"/>
    <w:rsid w:val="00C47FCD"/>
    <w:rsid w:val="00C54121"/>
    <w:rsid w:val="00C544FC"/>
    <w:rsid w:val="00C60684"/>
    <w:rsid w:val="00C64C95"/>
    <w:rsid w:val="00C72BB9"/>
    <w:rsid w:val="00C73CF0"/>
    <w:rsid w:val="00C75303"/>
    <w:rsid w:val="00C75970"/>
    <w:rsid w:val="00C75A73"/>
    <w:rsid w:val="00C76EC8"/>
    <w:rsid w:val="00C77AFE"/>
    <w:rsid w:val="00C818E3"/>
    <w:rsid w:val="00C844AC"/>
    <w:rsid w:val="00C844D7"/>
    <w:rsid w:val="00C876E7"/>
    <w:rsid w:val="00C914B2"/>
    <w:rsid w:val="00C91C66"/>
    <w:rsid w:val="00C932AA"/>
    <w:rsid w:val="00C93DDB"/>
    <w:rsid w:val="00C958B3"/>
    <w:rsid w:val="00C96381"/>
    <w:rsid w:val="00C969E3"/>
    <w:rsid w:val="00CA2ADD"/>
    <w:rsid w:val="00CA34FD"/>
    <w:rsid w:val="00CA375D"/>
    <w:rsid w:val="00CA704C"/>
    <w:rsid w:val="00CA73A7"/>
    <w:rsid w:val="00CB4D64"/>
    <w:rsid w:val="00CB54A9"/>
    <w:rsid w:val="00CC0A0F"/>
    <w:rsid w:val="00CC0ACB"/>
    <w:rsid w:val="00CC42E4"/>
    <w:rsid w:val="00CC48A9"/>
    <w:rsid w:val="00CC5BAC"/>
    <w:rsid w:val="00CC6E60"/>
    <w:rsid w:val="00CC78CB"/>
    <w:rsid w:val="00CC7AA8"/>
    <w:rsid w:val="00CD2A70"/>
    <w:rsid w:val="00CD3159"/>
    <w:rsid w:val="00CD4C52"/>
    <w:rsid w:val="00CD5DB9"/>
    <w:rsid w:val="00CD63E2"/>
    <w:rsid w:val="00CD6CF6"/>
    <w:rsid w:val="00CE0C1D"/>
    <w:rsid w:val="00CE4076"/>
    <w:rsid w:val="00CE4368"/>
    <w:rsid w:val="00CE61E1"/>
    <w:rsid w:val="00CE6AA4"/>
    <w:rsid w:val="00CF146E"/>
    <w:rsid w:val="00CF1E85"/>
    <w:rsid w:val="00CF28E4"/>
    <w:rsid w:val="00CF54F1"/>
    <w:rsid w:val="00D0264B"/>
    <w:rsid w:val="00D027BB"/>
    <w:rsid w:val="00D02E5A"/>
    <w:rsid w:val="00D04095"/>
    <w:rsid w:val="00D04846"/>
    <w:rsid w:val="00D10554"/>
    <w:rsid w:val="00D1123E"/>
    <w:rsid w:val="00D11981"/>
    <w:rsid w:val="00D11A01"/>
    <w:rsid w:val="00D11D1B"/>
    <w:rsid w:val="00D13281"/>
    <w:rsid w:val="00D145E6"/>
    <w:rsid w:val="00D15204"/>
    <w:rsid w:val="00D15245"/>
    <w:rsid w:val="00D15333"/>
    <w:rsid w:val="00D16082"/>
    <w:rsid w:val="00D2202D"/>
    <w:rsid w:val="00D2270F"/>
    <w:rsid w:val="00D22B08"/>
    <w:rsid w:val="00D25082"/>
    <w:rsid w:val="00D252CE"/>
    <w:rsid w:val="00D27028"/>
    <w:rsid w:val="00D2741C"/>
    <w:rsid w:val="00D33F39"/>
    <w:rsid w:val="00D343DC"/>
    <w:rsid w:val="00D345CE"/>
    <w:rsid w:val="00D3779A"/>
    <w:rsid w:val="00D41770"/>
    <w:rsid w:val="00D41893"/>
    <w:rsid w:val="00D44AA9"/>
    <w:rsid w:val="00D44B0E"/>
    <w:rsid w:val="00D45ED6"/>
    <w:rsid w:val="00D503C0"/>
    <w:rsid w:val="00D50CC0"/>
    <w:rsid w:val="00D5358D"/>
    <w:rsid w:val="00D54F08"/>
    <w:rsid w:val="00D573ED"/>
    <w:rsid w:val="00D57F2D"/>
    <w:rsid w:val="00D608DD"/>
    <w:rsid w:val="00D60A4A"/>
    <w:rsid w:val="00D60FF2"/>
    <w:rsid w:val="00D6312E"/>
    <w:rsid w:val="00D63C2A"/>
    <w:rsid w:val="00D70E85"/>
    <w:rsid w:val="00D71168"/>
    <w:rsid w:val="00D71D0A"/>
    <w:rsid w:val="00D726A4"/>
    <w:rsid w:val="00D727EF"/>
    <w:rsid w:val="00D731ED"/>
    <w:rsid w:val="00D73D06"/>
    <w:rsid w:val="00D7435E"/>
    <w:rsid w:val="00D744C2"/>
    <w:rsid w:val="00D7500A"/>
    <w:rsid w:val="00D76117"/>
    <w:rsid w:val="00D774D7"/>
    <w:rsid w:val="00D83CC4"/>
    <w:rsid w:val="00D8493D"/>
    <w:rsid w:val="00D86E70"/>
    <w:rsid w:val="00D878F1"/>
    <w:rsid w:val="00D87AE3"/>
    <w:rsid w:val="00D904F2"/>
    <w:rsid w:val="00D90886"/>
    <w:rsid w:val="00D90C47"/>
    <w:rsid w:val="00D9170D"/>
    <w:rsid w:val="00D93A34"/>
    <w:rsid w:val="00D94E3E"/>
    <w:rsid w:val="00D95D4A"/>
    <w:rsid w:val="00D975EA"/>
    <w:rsid w:val="00DA030D"/>
    <w:rsid w:val="00DA169A"/>
    <w:rsid w:val="00DA3B0D"/>
    <w:rsid w:val="00DA4880"/>
    <w:rsid w:val="00DA7D27"/>
    <w:rsid w:val="00DB184C"/>
    <w:rsid w:val="00DB34DB"/>
    <w:rsid w:val="00DB42E9"/>
    <w:rsid w:val="00DB4555"/>
    <w:rsid w:val="00DB69D0"/>
    <w:rsid w:val="00DB6DDC"/>
    <w:rsid w:val="00DC0BD9"/>
    <w:rsid w:val="00DC26CF"/>
    <w:rsid w:val="00DC2FA8"/>
    <w:rsid w:val="00DC35C7"/>
    <w:rsid w:val="00DC3AAF"/>
    <w:rsid w:val="00DC3CAD"/>
    <w:rsid w:val="00DC66DB"/>
    <w:rsid w:val="00DD04BA"/>
    <w:rsid w:val="00DE0315"/>
    <w:rsid w:val="00DE1627"/>
    <w:rsid w:val="00DE30A8"/>
    <w:rsid w:val="00DE5381"/>
    <w:rsid w:val="00DE6532"/>
    <w:rsid w:val="00DF0170"/>
    <w:rsid w:val="00DF0255"/>
    <w:rsid w:val="00DF28AD"/>
    <w:rsid w:val="00DF2D14"/>
    <w:rsid w:val="00DF33B7"/>
    <w:rsid w:val="00DF53DD"/>
    <w:rsid w:val="00DF5DBF"/>
    <w:rsid w:val="00E00313"/>
    <w:rsid w:val="00E008A5"/>
    <w:rsid w:val="00E014C6"/>
    <w:rsid w:val="00E01FD8"/>
    <w:rsid w:val="00E03819"/>
    <w:rsid w:val="00E05B49"/>
    <w:rsid w:val="00E073DF"/>
    <w:rsid w:val="00E10445"/>
    <w:rsid w:val="00E104D6"/>
    <w:rsid w:val="00E11F07"/>
    <w:rsid w:val="00E1417C"/>
    <w:rsid w:val="00E14C9A"/>
    <w:rsid w:val="00E14F13"/>
    <w:rsid w:val="00E209C2"/>
    <w:rsid w:val="00E248C4"/>
    <w:rsid w:val="00E252E6"/>
    <w:rsid w:val="00E254A8"/>
    <w:rsid w:val="00E25D5A"/>
    <w:rsid w:val="00E310F0"/>
    <w:rsid w:val="00E32172"/>
    <w:rsid w:val="00E32AF2"/>
    <w:rsid w:val="00E33FD7"/>
    <w:rsid w:val="00E34BAF"/>
    <w:rsid w:val="00E34E48"/>
    <w:rsid w:val="00E4037D"/>
    <w:rsid w:val="00E4058F"/>
    <w:rsid w:val="00E4258F"/>
    <w:rsid w:val="00E4364A"/>
    <w:rsid w:val="00E443FB"/>
    <w:rsid w:val="00E50134"/>
    <w:rsid w:val="00E51F2E"/>
    <w:rsid w:val="00E531FD"/>
    <w:rsid w:val="00E55041"/>
    <w:rsid w:val="00E6134B"/>
    <w:rsid w:val="00E645CA"/>
    <w:rsid w:val="00E649CB"/>
    <w:rsid w:val="00E650EF"/>
    <w:rsid w:val="00E65C6D"/>
    <w:rsid w:val="00E700D7"/>
    <w:rsid w:val="00E71A19"/>
    <w:rsid w:val="00E779CB"/>
    <w:rsid w:val="00E80269"/>
    <w:rsid w:val="00E8286E"/>
    <w:rsid w:val="00E82FD4"/>
    <w:rsid w:val="00E830CF"/>
    <w:rsid w:val="00E832F6"/>
    <w:rsid w:val="00E84BDE"/>
    <w:rsid w:val="00E86CD4"/>
    <w:rsid w:val="00E87429"/>
    <w:rsid w:val="00E91B72"/>
    <w:rsid w:val="00E94BE0"/>
    <w:rsid w:val="00E95EF4"/>
    <w:rsid w:val="00E95F70"/>
    <w:rsid w:val="00E96B8E"/>
    <w:rsid w:val="00EA00D4"/>
    <w:rsid w:val="00EA010B"/>
    <w:rsid w:val="00EA0CB0"/>
    <w:rsid w:val="00EA28E3"/>
    <w:rsid w:val="00EA4DD8"/>
    <w:rsid w:val="00EA518F"/>
    <w:rsid w:val="00EB0803"/>
    <w:rsid w:val="00EB0F1B"/>
    <w:rsid w:val="00EB2487"/>
    <w:rsid w:val="00EB26A9"/>
    <w:rsid w:val="00EB292D"/>
    <w:rsid w:val="00EB2C4F"/>
    <w:rsid w:val="00EB458B"/>
    <w:rsid w:val="00EC1457"/>
    <w:rsid w:val="00EC34BA"/>
    <w:rsid w:val="00EC4829"/>
    <w:rsid w:val="00EC4ED7"/>
    <w:rsid w:val="00EC6528"/>
    <w:rsid w:val="00ED0ED6"/>
    <w:rsid w:val="00ED2AEA"/>
    <w:rsid w:val="00ED338F"/>
    <w:rsid w:val="00ED4776"/>
    <w:rsid w:val="00ED590B"/>
    <w:rsid w:val="00EE0DCE"/>
    <w:rsid w:val="00EE2897"/>
    <w:rsid w:val="00EE33BB"/>
    <w:rsid w:val="00EE46AC"/>
    <w:rsid w:val="00EE6D26"/>
    <w:rsid w:val="00EF04DD"/>
    <w:rsid w:val="00EF3BF1"/>
    <w:rsid w:val="00EF5AFA"/>
    <w:rsid w:val="00F00E97"/>
    <w:rsid w:val="00F01DFD"/>
    <w:rsid w:val="00F041E0"/>
    <w:rsid w:val="00F056B5"/>
    <w:rsid w:val="00F0613F"/>
    <w:rsid w:val="00F10EF1"/>
    <w:rsid w:val="00F11A9E"/>
    <w:rsid w:val="00F162E9"/>
    <w:rsid w:val="00F17AF4"/>
    <w:rsid w:val="00F17C3D"/>
    <w:rsid w:val="00F20A55"/>
    <w:rsid w:val="00F21E81"/>
    <w:rsid w:val="00F229A7"/>
    <w:rsid w:val="00F22B8D"/>
    <w:rsid w:val="00F2350A"/>
    <w:rsid w:val="00F23AF4"/>
    <w:rsid w:val="00F247DD"/>
    <w:rsid w:val="00F26BD5"/>
    <w:rsid w:val="00F3203B"/>
    <w:rsid w:val="00F32547"/>
    <w:rsid w:val="00F34D94"/>
    <w:rsid w:val="00F406F4"/>
    <w:rsid w:val="00F4299D"/>
    <w:rsid w:val="00F429B4"/>
    <w:rsid w:val="00F43681"/>
    <w:rsid w:val="00F43CDE"/>
    <w:rsid w:val="00F44C7A"/>
    <w:rsid w:val="00F46502"/>
    <w:rsid w:val="00F46E9A"/>
    <w:rsid w:val="00F47EEA"/>
    <w:rsid w:val="00F512B7"/>
    <w:rsid w:val="00F52F34"/>
    <w:rsid w:val="00F53721"/>
    <w:rsid w:val="00F5419B"/>
    <w:rsid w:val="00F5574C"/>
    <w:rsid w:val="00F572F0"/>
    <w:rsid w:val="00F5733B"/>
    <w:rsid w:val="00F573AB"/>
    <w:rsid w:val="00F57CE0"/>
    <w:rsid w:val="00F6308C"/>
    <w:rsid w:val="00F662EF"/>
    <w:rsid w:val="00F71801"/>
    <w:rsid w:val="00F741DC"/>
    <w:rsid w:val="00F7553E"/>
    <w:rsid w:val="00F825E1"/>
    <w:rsid w:val="00F830BE"/>
    <w:rsid w:val="00F85477"/>
    <w:rsid w:val="00F86440"/>
    <w:rsid w:val="00F86F0C"/>
    <w:rsid w:val="00F87471"/>
    <w:rsid w:val="00F909F3"/>
    <w:rsid w:val="00F92FC9"/>
    <w:rsid w:val="00F942B9"/>
    <w:rsid w:val="00F948FD"/>
    <w:rsid w:val="00F95563"/>
    <w:rsid w:val="00F96D2C"/>
    <w:rsid w:val="00FA068A"/>
    <w:rsid w:val="00FA1943"/>
    <w:rsid w:val="00FA1FE9"/>
    <w:rsid w:val="00FA40C6"/>
    <w:rsid w:val="00FA4AE6"/>
    <w:rsid w:val="00FA68DD"/>
    <w:rsid w:val="00FB009C"/>
    <w:rsid w:val="00FB2C85"/>
    <w:rsid w:val="00FB383A"/>
    <w:rsid w:val="00FB3FC4"/>
    <w:rsid w:val="00FB4325"/>
    <w:rsid w:val="00FB7C96"/>
    <w:rsid w:val="00FC0103"/>
    <w:rsid w:val="00FC11C0"/>
    <w:rsid w:val="00FC4208"/>
    <w:rsid w:val="00FC43A0"/>
    <w:rsid w:val="00FC4A62"/>
    <w:rsid w:val="00FC5BC7"/>
    <w:rsid w:val="00FC5E06"/>
    <w:rsid w:val="00FC69DB"/>
    <w:rsid w:val="00FC6C50"/>
    <w:rsid w:val="00FC7A6C"/>
    <w:rsid w:val="00FD1932"/>
    <w:rsid w:val="00FD250F"/>
    <w:rsid w:val="00FD2A81"/>
    <w:rsid w:val="00FD49B5"/>
    <w:rsid w:val="00FD6328"/>
    <w:rsid w:val="00FE0C3C"/>
    <w:rsid w:val="00FE13C0"/>
    <w:rsid w:val="00FE1DBA"/>
    <w:rsid w:val="00FE55FC"/>
    <w:rsid w:val="00FE5E44"/>
    <w:rsid w:val="00FE633A"/>
    <w:rsid w:val="00FE73D0"/>
    <w:rsid w:val="00FE7453"/>
    <w:rsid w:val="00FF1C66"/>
    <w:rsid w:val="00FF229A"/>
    <w:rsid w:val="00FF3B3A"/>
    <w:rsid w:val="00FF3CFC"/>
    <w:rsid w:val="00FF66EE"/>
    <w:rsid w:val="00FF70D5"/>
    <w:rsid w:val="0113D071"/>
    <w:rsid w:val="0182B75B"/>
    <w:rsid w:val="025B1828"/>
    <w:rsid w:val="028E1A1A"/>
    <w:rsid w:val="02A96C1D"/>
    <w:rsid w:val="02E553D7"/>
    <w:rsid w:val="039F5924"/>
    <w:rsid w:val="0490F8F0"/>
    <w:rsid w:val="051D96AB"/>
    <w:rsid w:val="06CFA3FE"/>
    <w:rsid w:val="06D6F9E6"/>
    <w:rsid w:val="07132F69"/>
    <w:rsid w:val="07734A03"/>
    <w:rsid w:val="078F2E15"/>
    <w:rsid w:val="07DB0239"/>
    <w:rsid w:val="0803587E"/>
    <w:rsid w:val="0868B2AD"/>
    <w:rsid w:val="091165C7"/>
    <w:rsid w:val="0A00A5C7"/>
    <w:rsid w:val="0A0E9AA8"/>
    <w:rsid w:val="0A3E7A89"/>
    <w:rsid w:val="0A5C537B"/>
    <w:rsid w:val="0BAA6B09"/>
    <w:rsid w:val="0C1C2211"/>
    <w:rsid w:val="0CE77B09"/>
    <w:rsid w:val="0E7C72D9"/>
    <w:rsid w:val="0ED7F431"/>
    <w:rsid w:val="0F5350C9"/>
    <w:rsid w:val="0FC3C99E"/>
    <w:rsid w:val="11565DF9"/>
    <w:rsid w:val="13070CF7"/>
    <w:rsid w:val="130D6BC9"/>
    <w:rsid w:val="133D9430"/>
    <w:rsid w:val="151E7EF7"/>
    <w:rsid w:val="15887D5A"/>
    <w:rsid w:val="167534F2"/>
    <w:rsid w:val="169AAA90"/>
    <w:rsid w:val="17AB66BF"/>
    <w:rsid w:val="17B2F317"/>
    <w:rsid w:val="17D466DA"/>
    <w:rsid w:val="18367AF1"/>
    <w:rsid w:val="189344E9"/>
    <w:rsid w:val="1C46D95B"/>
    <w:rsid w:val="1D290AD5"/>
    <w:rsid w:val="1DAA4144"/>
    <w:rsid w:val="1E37F820"/>
    <w:rsid w:val="1E466106"/>
    <w:rsid w:val="1ED530F6"/>
    <w:rsid w:val="1EE08F10"/>
    <w:rsid w:val="208303F4"/>
    <w:rsid w:val="216AB7C7"/>
    <w:rsid w:val="21E3B11A"/>
    <w:rsid w:val="220EF925"/>
    <w:rsid w:val="22224FE1"/>
    <w:rsid w:val="223B3A34"/>
    <w:rsid w:val="236C3ABD"/>
    <w:rsid w:val="239A201A"/>
    <w:rsid w:val="23BA6E1E"/>
    <w:rsid w:val="242EBE47"/>
    <w:rsid w:val="2453C82E"/>
    <w:rsid w:val="24F862E7"/>
    <w:rsid w:val="25493961"/>
    <w:rsid w:val="254C1EA8"/>
    <w:rsid w:val="2594536E"/>
    <w:rsid w:val="264E3087"/>
    <w:rsid w:val="26C057E6"/>
    <w:rsid w:val="271CEFDA"/>
    <w:rsid w:val="276200F8"/>
    <w:rsid w:val="2A1F8FCB"/>
    <w:rsid w:val="2A6A6789"/>
    <w:rsid w:val="2ABB1D27"/>
    <w:rsid w:val="2AD112F4"/>
    <w:rsid w:val="2AE5ACD5"/>
    <w:rsid w:val="2BBB602C"/>
    <w:rsid w:val="2D0CFD78"/>
    <w:rsid w:val="2DD6199C"/>
    <w:rsid w:val="2E445C28"/>
    <w:rsid w:val="2E66795B"/>
    <w:rsid w:val="2E8935B6"/>
    <w:rsid w:val="2FBEEBDE"/>
    <w:rsid w:val="2FCED36F"/>
    <w:rsid w:val="3036FA8B"/>
    <w:rsid w:val="31BE5473"/>
    <w:rsid w:val="33287C3D"/>
    <w:rsid w:val="33C76E30"/>
    <w:rsid w:val="344F2A96"/>
    <w:rsid w:val="346C7A10"/>
    <w:rsid w:val="355DAEEB"/>
    <w:rsid w:val="35DDDCD8"/>
    <w:rsid w:val="35E046BB"/>
    <w:rsid w:val="360DA9DF"/>
    <w:rsid w:val="36220401"/>
    <w:rsid w:val="3630DF25"/>
    <w:rsid w:val="3641EECB"/>
    <w:rsid w:val="364882AD"/>
    <w:rsid w:val="3841DA53"/>
    <w:rsid w:val="3A31200E"/>
    <w:rsid w:val="3BA77AD1"/>
    <w:rsid w:val="3C921AEE"/>
    <w:rsid w:val="3E18BBC4"/>
    <w:rsid w:val="3EEB094F"/>
    <w:rsid w:val="3F56F836"/>
    <w:rsid w:val="3F59E874"/>
    <w:rsid w:val="3FFE3DD9"/>
    <w:rsid w:val="41797B35"/>
    <w:rsid w:val="4189A749"/>
    <w:rsid w:val="425AD744"/>
    <w:rsid w:val="430B46A1"/>
    <w:rsid w:val="45294C20"/>
    <w:rsid w:val="45EBB0DB"/>
    <w:rsid w:val="45F2F56A"/>
    <w:rsid w:val="4746C3C5"/>
    <w:rsid w:val="47C4B91D"/>
    <w:rsid w:val="47F02761"/>
    <w:rsid w:val="4953D6D3"/>
    <w:rsid w:val="498BF7C2"/>
    <w:rsid w:val="4A7748C5"/>
    <w:rsid w:val="4AA2A016"/>
    <w:rsid w:val="4ADE166F"/>
    <w:rsid w:val="4AFF0419"/>
    <w:rsid w:val="4B2671F5"/>
    <w:rsid w:val="4B2E5F7B"/>
    <w:rsid w:val="4B48E74A"/>
    <w:rsid w:val="4B746DBC"/>
    <w:rsid w:val="4C054CCC"/>
    <w:rsid w:val="4D3BAA51"/>
    <w:rsid w:val="4D6DA9C3"/>
    <w:rsid w:val="4D7F402F"/>
    <w:rsid w:val="4E5EFF4C"/>
    <w:rsid w:val="4F68B8EB"/>
    <w:rsid w:val="4FDA5857"/>
    <w:rsid w:val="4FFADF37"/>
    <w:rsid w:val="50549AE4"/>
    <w:rsid w:val="5072FCB8"/>
    <w:rsid w:val="50A54A85"/>
    <w:rsid w:val="50A91943"/>
    <w:rsid w:val="50C720D6"/>
    <w:rsid w:val="51105823"/>
    <w:rsid w:val="52F115DA"/>
    <w:rsid w:val="5386116C"/>
    <w:rsid w:val="5396DE6D"/>
    <w:rsid w:val="53DAB443"/>
    <w:rsid w:val="5459FC21"/>
    <w:rsid w:val="54D541C1"/>
    <w:rsid w:val="551B964F"/>
    <w:rsid w:val="564B9017"/>
    <w:rsid w:val="56E32DD1"/>
    <w:rsid w:val="56E857D5"/>
    <w:rsid w:val="5878A443"/>
    <w:rsid w:val="589D79D5"/>
    <w:rsid w:val="5968C59C"/>
    <w:rsid w:val="59AA0912"/>
    <w:rsid w:val="59C4F1EB"/>
    <w:rsid w:val="5B45D973"/>
    <w:rsid w:val="5BB69EF4"/>
    <w:rsid w:val="5CC5C178"/>
    <w:rsid w:val="5E00A6D0"/>
    <w:rsid w:val="5E4E432A"/>
    <w:rsid w:val="5E7C2407"/>
    <w:rsid w:val="5F4ED117"/>
    <w:rsid w:val="5F6D6794"/>
    <w:rsid w:val="61264383"/>
    <w:rsid w:val="61AF3142"/>
    <w:rsid w:val="61B3C4C9"/>
    <w:rsid w:val="61DC3D97"/>
    <w:rsid w:val="6231C912"/>
    <w:rsid w:val="62D6A140"/>
    <w:rsid w:val="63509149"/>
    <w:rsid w:val="63689B2D"/>
    <w:rsid w:val="637A34CC"/>
    <w:rsid w:val="63CFBE2B"/>
    <w:rsid w:val="63F35942"/>
    <w:rsid w:val="65BF68C9"/>
    <w:rsid w:val="673A04E8"/>
    <w:rsid w:val="6759E2FC"/>
    <w:rsid w:val="6779FBC5"/>
    <w:rsid w:val="6987DB4F"/>
    <w:rsid w:val="6C7B8EC2"/>
    <w:rsid w:val="6CBE27D1"/>
    <w:rsid w:val="6D11BB11"/>
    <w:rsid w:val="6D6940F4"/>
    <w:rsid w:val="6F12493B"/>
    <w:rsid w:val="70A0D57C"/>
    <w:rsid w:val="70EF8A6B"/>
    <w:rsid w:val="717ACE77"/>
    <w:rsid w:val="71BE0971"/>
    <w:rsid w:val="725836D4"/>
    <w:rsid w:val="72622D5D"/>
    <w:rsid w:val="73A2D9EA"/>
    <w:rsid w:val="7512919B"/>
    <w:rsid w:val="751FE9FB"/>
    <w:rsid w:val="766A66EC"/>
    <w:rsid w:val="76CFE6DE"/>
    <w:rsid w:val="7714F2CA"/>
    <w:rsid w:val="773DE630"/>
    <w:rsid w:val="7745550B"/>
    <w:rsid w:val="7772AACB"/>
    <w:rsid w:val="778C3244"/>
    <w:rsid w:val="77F52037"/>
    <w:rsid w:val="78235BB9"/>
    <w:rsid w:val="79479652"/>
    <w:rsid w:val="796E9CB6"/>
    <w:rsid w:val="7991C8F6"/>
    <w:rsid w:val="79DB6668"/>
    <w:rsid w:val="7C339340"/>
    <w:rsid w:val="7DB049A8"/>
    <w:rsid w:val="7E06A7E8"/>
    <w:rsid w:val="7E4B1698"/>
    <w:rsid w:val="7FE6E6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o:colormru v:ext="edit" colors="#f30"/>
    </o:shapedefaults>
    <o:shapelayout v:ext="edit">
      <o:idmap v:ext="edit" data="2"/>
    </o:shapelayout>
  </w:shapeDefaults>
  <w:decimalSymbol w:val="."/>
  <w:listSeparator w:val=","/>
  <w14:docId w14:val="7E71F28C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9" w:unhideWhenUsed="1" w:qFormat="1"/>
    <w:lsdException w:name="index 1" w:semiHidden="1"/>
    <w:lsdException w:name="index 2" w:semiHidden="1"/>
    <w:lsdException w:name="index 3" w:semiHidden="1"/>
    <w:lsdException w:name="index 4" w:semiHidden="1"/>
    <w:lsdException w:name="index 5" w:semiHidden="1"/>
    <w:lsdException w:name="index 6" w:semiHidden="1"/>
    <w:lsdException w:name="index 7" w:semiHidden="1"/>
    <w:lsdException w:name="index 8" w:semiHidden="1"/>
    <w:lsdException w:name="index 9" w:semiHidden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/>
    <w:lsdException w:name="footnote text" w:semiHidden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/>
    <w:lsdException w:name="caption" w:semiHidden="1" w:uiPriority="35" w:unhideWhenUsed="1" w:qFormat="1"/>
    <w:lsdException w:name="table of figures" w:semiHidden="1" w:unhideWhenUsed="1"/>
    <w:lsdException w:name="envelope address" w:semiHidden="1"/>
    <w:lsdException w:name="envelope return" w:semiHidden="1"/>
    <w:lsdException w:name="footnote reference" w:semiHidden="1"/>
    <w:lsdException w:name="annotation reference" w:semiHidden="1" w:uiPriority="0" w:unhideWhenUsed="1"/>
    <w:lsdException w:name="line number" w:semiHidden="1"/>
    <w:lsdException w:name="page number" w:semiHidden="1"/>
    <w:lsdException w:name="endnote reference" w:semiHidden="1"/>
    <w:lsdException w:name="endnote text" w:semiHidden="1"/>
    <w:lsdException w:name="table of authorities" w:semiHidden="1"/>
    <w:lsdException w:name="macro" w:semiHidden="1"/>
    <w:lsdException w:name="toa heading" w:semiHidden="1"/>
    <w:lsdException w:name="List" w:semiHidden="1"/>
    <w:lsdException w:name="List Bullet" w:semiHidden="1"/>
    <w:lsdException w:name="List Number" w:semiHidden="1"/>
    <w:lsdException w:name="List 2" w:semiHidden="1"/>
    <w:lsdException w:name="List 3" w:semiHidden="1"/>
    <w:lsdException w:name="List 4" w:semiHidden="1"/>
    <w:lsdException w:name="List 5" w:semiHidden="1"/>
    <w:lsdException w:name="List Bullet 2" w:semiHidden="1"/>
    <w:lsdException w:name="List Bullet 3" w:semiHidden="1"/>
    <w:lsdException w:name="List Bullet 4" w:semiHidden="1"/>
    <w:lsdException w:name="List Bullet 5" w:semiHidden="1"/>
    <w:lsdException w:name="List Number 2" w:semiHidden="1"/>
    <w:lsdException w:name="List Number 3" w:semiHidden="1"/>
    <w:lsdException w:name="List Number 4" w:semiHidden="1"/>
    <w:lsdException w:name="List Number 5" w:semiHidden="1"/>
    <w:lsdException w:name="Title" w:uiPriority="10" w:qFormat="1"/>
    <w:lsdException w:name="Closing" w:semiHidden="1"/>
    <w:lsdException w:name="Signature" w:semiHidden="1"/>
    <w:lsdException w:name="Default Paragraph Font" w:semiHidden="1" w:uiPriority="1" w:unhideWhenUsed="1"/>
    <w:lsdException w:name="Body Text" w:semiHidden="1"/>
    <w:lsdException w:name="Body Text Indent" w:semiHidden="1"/>
    <w:lsdException w:name="List Continue" w:semiHidden="1"/>
    <w:lsdException w:name="List Continue 2" w:semiHidden="1"/>
    <w:lsdException w:name="List Continue 3" w:semiHidden="1"/>
    <w:lsdException w:name="List Continue 4" w:semiHidden="1"/>
    <w:lsdException w:name="List Continue 5" w:semiHidden="1"/>
    <w:lsdException w:name="Message Header" w:semiHidden="1"/>
    <w:lsdException w:name="Subtitle" w:semiHidden="1" w:uiPriority="11" w:qFormat="1"/>
    <w:lsdException w:name="Salutation" w:semiHidden="1"/>
    <w:lsdException w:name="Date" w:semiHidden="1"/>
    <w:lsdException w:name="Body Text First Indent" w:semiHidden="1"/>
    <w:lsdException w:name="Body Text First Indent 2" w:semiHidden="1"/>
    <w:lsdException w:name="Note Heading" w:semiHidden="1"/>
    <w:lsdException w:name="Body Text 2" w:semiHidden="1"/>
    <w:lsdException w:name="Body Text 3" w:semiHidden="1"/>
    <w:lsdException w:name="Body Text Indent 2" w:semiHidden="1"/>
    <w:lsdException w:name="Body Text Indent 3" w:semiHidden="1"/>
    <w:lsdException w:name="Block Text" w:semiHidden="1"/>
    <w:lsdException w:name="Hyperlink" w:semiHidden="1" w:unhideWhenUsed="1"/>
    <w:lsdException w:name="FollowedHyperlink" w:semiHidden="1"/>
    <w:lsdException w:name="Strong" w:semiHidden="1" w:uiPriority="22" w:qFormat="1"/>
    <w:lsdException w:name="Emphasis" w:uiPriority="20" w:qFormat="1"/>
    <w:lsdException w:name="Document Map" w:semiHidden="1"/>
    <w:lsdException w:name="Plain Text" w:semiHidden="1"/>
    <w:lsdException w:name="E-mail Signature" w:semiHidden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/>
    <w:lsdException w:name="HTML Address" w:semiHidden="1"/>
    <w:lsdException w:name="HTML Cite" w:semiHidden="1"/>
    <w:lsdException w:name="HTML Code" w:semiHidden="1"/>
    <w:lsdException w:name="HTML Definition" w:semiHidden="1"/>
    <w:lsdException w:name="HTML Keyboard" w:semiHidden="1"/>
    <w:lsdException w:name="HTML Preformatted" w:semiHidden="1"/>
    <w:lsdException w:name="HTML Sample" w:semiHidden="1"/>
    <w:lsdException w:name="HTML Typewriter" w:semiHidden="1"/>
    <w:lsdException w:name="HTML Variable" w:semiHidden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semiHidden="1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/>
    <w:lsdException w:name="TOC Heading" w:semiHidden="1" w:uiPriority="39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/>
    <w:lsdException w:name="Smart Hyperlink" w:semiHidden="1"/>
    <w:lsdException w:name="Hashtag" w:semiHidden="1"/>
    <w:lsdException w:name="Unresolved Mention" w:semiHidden="1" w:unhideWhenUsed="1"/>
    <w:lsdException w:name="Smart Link" w:semiHidden="1"/>
  </w:latentStyles>
  <w:style w:type="paragraph" w:default="1" w:styleId="Normal">
    <w:name w:val="Normal"/>
    <w:semiHidden/>
    <w:qFormat/>
    <w:rsid w:val="009941B3"/>
    <w:pPr>
      <w:spacing w:line="240" w:lineRule="auto"/>
    </w:pPr>
    <w:rPr>
      <w:rFonts w:ascii="Arial" w:hAnsi="Arial"/>
      <w:sz w:val="24"/>
    </w:rPr>
  </w:style>
  <w:style w:type="paragraph" w:styleId="Heading1">
    <w:name w:val="heading 1"/>
    <w:aliases w:val="MMC_Heading 1"/>
    <w:basedOn w:val="Normal"/>
    <w:next w:val="Normal"/>
    <w:link w:val="Heading1Char"/>
    <w:uiPriority w:val="9"/>
    <w:qFormat/>
    <w:rsid w:val="000428F7"/>
    <w:pPr>
      <w:keepNext/>
      <w:keepLines/>
      <w:numPr>
        <w:numId w:val="73"/>
      </w:numPr>
      <w:spacing w:after="360"/>
      <w:jc w:val="center"/>
      <w:outlineLvl w:val="0"/>
    </w:pPr>
    <w:rPr>
      <w:rFonts w:ascii="Arial Bold" w:eastAsia="Times New Roman" w:hAnsi="Arial Bold" w:cstheme="majorBidi"/>
      <w:b/>
      <w:bCs/>
      <w:caps/>
      <w:sz w:val="36"/>
      <w:szCs w:val="28"/>
    </w:rPr>
  </w:style>
  <w:style w:type="paragraph" w:styleId="Heading2">
    <w:name w:val="heading 2"/>
    <w:aliases w:val="MMC_Heading 2"/>
    <w:basedOn w:val="Heading3"/>
    <w:next w:val="Normal"/>
    <w:link w:val="Heading2Char"/>
    <w:uiPriority w:val="9"/>
    <w:qFormat/>
    <w:rsid w:val="000428F7"/>
    <w:pPr>
      <w:numPr>
        <w:ilvl w:val="1"/>
      </w:numPr>
      <w:outlineLvl w:val="1"/>
    </w:pPr>
  </w:style>
  <w:style w:type="paragraph" w:styleId="Heading3">
    <w:name w:val="heading 3"/>
    <w:aliases w:val="MMC_Heading 3"/>
    <w:basedOn w:val="Heading4"/>
    <w:next w:val="Normal"/>
    <w:link w:val="Heading3Char"/>
    <w:uiPriority w:val="9"/>
    <w:qFormat/>
    <w:rsid w:val="000428F7"/>
    <w:pPr>
      <w:numPr>
        <w:ilvl w:val="2"/>
      </w:numPr>
      <w:outlineLvl w:val="2"/>
    </w:pPr>
  </w:style>
  <w:style w:type="paragraph" w:styleId="Heading4">
    <w:name w:val="heading 4"/>
    <w:aliases w:val="MMC_Heading 4"/>
    <w:basedOn w:val="Normal"/>
    <w:next w:val="Normal"/>
    <w:link w:val="Heading4Char"/>
    <w:uiPriority w:val="9"/>
    <w:qFormat/>
    <w:rsid w:val="000428F7"/>
    <w:pPr>
      <w:keepNext/>
      <w:keepLines/>
      <w:numPr>
        <w:ilvl w:val="3"/>
        <w:numId w:val="73"/>
      </w:numPr>
      <w:spacing w:before="360" w:after="240"/>
      <w:outlineLvl w:val="3"/>
    </w:pPr>
    <w:rPr>
      <w:rFonts w:ascii="Arial Bold" w:eastAsiaTheme="majorEastAsia" w:hAnsi="Arial Bold" w:cstheme="majorBidi"/>
      <w:b/>
      <w:bCs/>
      <w:iCs/>
      <w:caps/>
      <w:sz w:val="20"/>
      <w:szCs w:val="20"/>
    </w:rPr>
  </w:style>
  <w:style w:type="paragraph" w:styleId="Heading5">
    <w:name w:val="heading 5"/>
    <w:aliases w:val="MMC_Heading 5"/>
    <w:basedOn w:val="Normal"/>
    <w:next w:val="Normal"/>
    <w:link w:val="Heading5Char"/>
    <w:uiPriority w:val="9"/>
    <w:qFormat/>
    <w:rsid w:val="000428F7"/>
    <w:pPr>
      <w:keepNext/>
      <w:keepLines/>
      <w:numPr>
        <w:ilvl w:val="4"/>
        <w:numId w:val="73"/>
      </w:numPr>
      <w:spacing w:before="360" w:after="240"/>
      <w:outlineLvl w:val="4"/>
    </w:pPr>
    <w:rPr>
      <w:rFonts w:ascii="Arial Bold" w:eastAsiaTheme="majorEastAsia" w:hAnsi="Arial Bold" w:cstheme="majorBidi"/>
      <w:b/>
      <w:caps/>
      <w:sz w:val="20"/>
      <w:szCs w:val="20"/>
    </w:rPr>
  </w:style>
  <w:style w:type="paragraph" w:styleId="Heading6">
    <w:name w:val="heading 6"/>
    <w:basedOn w:val="Normal"/>
    <w:next w:val="Normal"/>
    <w:link w:val="Heading6Char"/>
    <w:uiPriority w:val="9"/>
    <w:qFormat/>
    <w:rsid w:val="000428F7"/>
    <w:pPr>
      <w:keepNext/>
      <w:keepLines/>
      <w:numPr>
        <w:ilvl w:val="5"/>
        <w:numId w:val="73"/>
      </w:numPr>
      <w:spacing w:before="360" w:after="240"/>
      <w:outlineLvl w:val="5"/>
    </w:pPr>
    <w:rPr>
      <w:rFonts w:eastAsiaTheme="majorEastAsia" w:cstheme="majorBidi"/>
      <w:b/>
      <w:sz w:val="20"/>
      <w:szCs w:val="20"/>
    </w:rPr>
  </w:style>
  <w:style w:type="paragraph" w:styleId="Heading7">
    <w:name w:val="heading 7"/>
    <w:basedOn w:val="Normal"/>
    <w:next w:val="Normal"/>
    <w:link w:val="Heading7Char"/>
    <w:qFormat/>
    <w:rsid w:val="000428F7"/>
    <w:pPr>
      <w:keepNext/>
      <w:keepLines/>
      <w:numPr>
        <w:ilvl w:val="6"/>
        <w:numId w:val="73"/>
      </w:numPr>
      <w:spacing w:before="360" w:after="240"/>
      <w:outlineLvl w:val="6"/>
    </w:pPr>
    <w:rPr>
      <w:rFonts w:eastAsiaTheme="majorEastAsia" w:cstheme="majorBidi"/>
      <w:b/>
      <w:iCs/>
      <w:sz w:val="20"/>
      <w:szCs w:val="20"/>
    </w:rPr>
  </w:style>
  <w:style w:type="paragraph" w:styleId="Heading8">
    <w:name w:val="heading 8"/>
    <w:basedOn w:val="Normal"/>
    <w:next w:val="Normal"/>
    <w:link w:val="Heading8Char"/>
    <w:qFormat/>
    <w:rsid w:val="000428F7"/>
    <w:pPr>
      <w:keepNext/>
      <w:keepLines/>
      <w:numPr>
        <w:ilvl w:val="7"/>
        <w:numId w:val="73"/>
      </w:numPr>
      <w:spacing w:before="360" w:after="240"/>
      <w:outlineLvl w:val="7"/>
    </w:pPr>
    <w:rPr>
      <w:rFonts w:eastAsiaTheme="majorEastAsia" w:cstheme="majorBidi"/>
      <w:b/>
      <w:color w:val="272727" w:themeColor="text1" w:themeTint="D8"/>
      <w:sz w:val="20"/>
      <w:szCs w:val="21"/>
    </w:rPr>
  </w:style>
  <w:style w:type="paragraph" w:styleId="Heading9">
    <w:name w:val="heading 9"/>
    <w:basedOn w:val="Normal"/>
    <w:next w:val="Normal"/>
    <w:link w:val="Heading9Char"/>
    <w:uiPriority w:val="9"/>
    <w:qFormat/>
    <w:rsid w:val="000428F7"/>
    <w:pPr>
      <w:keepNext/>
      <w:keepLines/>
      <w:numPr>
        <w:ilvl w:val="8"/>
        <w:numId w:val="73"/>
      </w:numPr>
      <w:spacing w:before="360" w:after="240"/>
      <w:outlineLvl w:val="8"/>
    </w:pPr>
    <w:rPr>
      <w:rFonts w:eastAsiaTheme="majorEastAsia" w:cstheme="majorBidi"/>
      <w:b/>
      <w:iCs/>
      <w:sz w:val="20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aliases w:val="MMC_Heading 1 Char"/>
    <w:basedOn w:val="DefaultParagraphFont"/>
    <w:link w:val="Heading1"/>
    <w:uiPriority w:val="9"/>
    <w:rsid w:val="000428F7"/>
    <w:rPr>
      <w:rFonts w:ascii="Arial Bold" w:eastAsia="Times New Roman" w:hAnsi="Arial Bold" w:cstheme="majorBidi"/>
      <w:b/>
      <w:bCs/>
      <w:caps/>
      <w:sz w:val="36"/>
      <w:szCs w:val="28"/>
    </w:rPr>
  </w:style>
  <w:style w:type="paragraph" w:styleId="NormalWeb">
    <w:name w:val="Normal (Web)"/>
    <w:basedOn w:val="Normal"/>
    <w:uiPriority w:val="99"/>
    <w:semiHidden/>
    <w:rsid w:val="000428F7"/>
    <w:pPr>
      <w:spacing w:before="100" w:beforeAutospacing="1" w:after="100" w:afterAutospacing="1"/>
    </w:pPr>
    <w:rPr>
      <w:rFonts w:ascii="Times New Roman" w:eastAsia="Times New Roman" w:hAnsi="Times New Roman" w:cs="Times New Roman"/>
      <w:szCs w:val="24"/>
    </w:rPr>
  </w:style>
  <w:style w:type="character" w:styleId="Hyperlink">
    <w:name w:val="Hyperlink"/>
    <w:basedOn w:val="DefaultParagraphFont"/>
    <w:uiPriority w:val="99"/>
    <w:rsid w:val="000428F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rsid w:val="000428F7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semiHidden/>
    <w:qFormat/>
    <w:rsid w:val="000428F7"/>
    <w:pPr>
      <w:numPr>
        <w:numId w:val="74"/>
      </w:numPr>
      <w:contextualSpacing/>
    </w:pPr>
  </w:style>
  <w:style w:type="paragraph" w:customStyle="1" w:styleId="Tables">
    <w:name w:val="Tables"/>
    <w:basedOn w:val="Normal"/>
    <w:semiHidden/>
    <w:qFormat/>
    <w:rsid w:val="000428F7"/>
    <w:pPr>
      <w:spacing w:after="120"/>
      <w:ind w:left="360" w:hanging="360"/>
      <w:jc w:val="center"/>
    </w:pPr>
    <w:rPr>
      <w:rFonts w:ascii="Times New Roman" w:hAnsi="Times New Roman"/>
      <w:b/>
      <w:i/>
    </w:rPr>
  </w:style>
  <w:style w:type="table" w:styleId="TableGrid">
    <w:name w:val="Table Grid"/>
    <w:aliases w:val="Pub Notice"/>
    <w:basedOn w:val="TableNormal"/>
    <w:rsid w:val="000428F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odytext">
    <w:name w:val="body_text"/>
    <w:basedOn w:val="Normal"/>
    <w:link w:val="bodytextChar"/>
    <w:semiHidden/>
    <w:rsid w:val="000428F7"/>
    <w:pPr>
      <w:spacing w:after="200" w:line="200" w:lineRule="atLeast"/>
    </w:pPr>
    <w:rPr>
      <w:rFonts w:ascii="Times New Roman" w:eastAsia="Times New Roman" w:hAnsi="Times New Roman" w:cs="Times New Roman"/>
      <w:szCs w:val="24"/>
    </w:rPr>
  </w:style>
  <w:style w:type="character" w:customStyle="1" w:styleId="bodytextChar">
    <w:name w:val="body_text Char"/>
    <w:basedOn w:val="DefaultParagraphFont"/>
    <w:link w:val="bodytext"/>
    <w:semiHidden/>
    <w:rsid w:val="000428F7"/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rsid w:val="000428F7"/>
    <w:pPr>
      <w:spacing w:after="0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428F7"/>
    <w:rPr>
      <w:rFonts w:ascii="Segoe UI" w:hAnsi="Segoe UI" w:cs="Segoe UI"/>
      <w:sz w:val="18"/>
      <w:szCs w:val="18"/>
    </w:rPr>
  </w:style>
  <w:style w:type="character" w:styleId="CommentReference">
    <w:name w:val="annotation reference"/>
    <w:basedOn w:val="DefaultParagraphFont"/>
    <w:semiHidden/>
    <w:rsid w:val="000428F7"/>
    <w:rPr>
      <w:sz w:val="16"/>
      <w:szCs w:val="16"/>
    </w:rPr>
  </w:style>
  <w:style w:type="paragraph" w:styleId="CommentText">
    <w:name w:val="annotation text"/>
    <w:basedOn w:val="Normal"/>
    <w:link w:val="CommentTextChar"/>
    <w:semiHidden/>
    <w:rsid w:val="000428F7"/>
    <w:pPr>
      <w:spacing w:after="0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semiHidden/>
    <w:rsid w:val="000428F7"/>
    <w:rPr>
      <w:rFonts w:ascii="Arial" w:hAnsi="Arial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rsid w:val="000428F7"/>
    <w:pPr>
      <w:spacing w:after="160"/>
    </w:pPr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0428F7"/>
    <w:rPr>
      <w:rFonts w:ascii="Arial" w:hAnsi="Arial"/>
      <w:b/>
      <w:bCs/>
      <w:sz w:val="20"/>
      <w:szCs w:val="20"/>
    </w:rPr>
  </w:style>
  <w:style w:type="paragraph" w:customStyle="1" w:styleId="CoverReportName">
    <w:name w:val="Cover_Report Name"/>
    <w:basedOn w:val="Normal"/>
    <w:semiHidden/>
    <w:qFormat/>
    <w:rsid w:val="000428F7"/>
    <w:pPr>
      <w:spacing w:before="120" w:after="120" w:line="240" w:lineRule="atLeast"/>
    </w:pPr>
    <w:rPr>
      <w:rFonts w:cs="Arial"/>
      <w:b/>
      <w:sz w:val="48"/>
      <w:szCs w:val="48"/>
    </w:rPr>
  </w:style>
  <w:style w:type="paragraph" w:styleId="Footer">
    <w:name w:val="footer"/>
    <w:basedOn w:val="Normal"/>
    <w:link w:val="FooterChar"/>
    <w:uiPriority w:val="99"/>
    <w:semiHidden/>
    <w:rsid w:val="000428F7"/>
    <w:pPr>
      <w:tabs>
        <w:tab w:val="center" w:pos="4680"/>
        <w:tab w:val="right" w:pos="9360"/>
      </w:tabs>
      <w:spacing w:after="0"/>
      <w:jc w:val="center"/>
    </w:pPr>
    <w:rPr>
      <w:b/>
      <w:color w:val="FFFFFF" w:themeColor="background1"/>
    </w:rPr>
  </w:style>
  <w:style w:type="character" w:customStyle="1" w:styleId="FooterChar">
    <w:name w:val="Footer Char"/>
    <w:basedOn w:val="DefaultParagraphFont"/>
    <w:link w:val="Footer"/>
    <w:uiPriority w:val="99"/>
    <w:semiHidden/>
    <w:rsid w:val="000428F7"/>
    <w:rPr>
      <w:rFonts w:ascii="Arial" w:hAnsi="Arial"/>
      <w:b/>
      <w:color w:val="FFFFFF" w:themeColor="background1"/>
      <w:sz w:val="24"/>
    </w:rPr>
  </w:style>
  <w:style w:type="paragraph" w:styleId="Header">
    <w:name w:val="header"/>
    <w:basedOn w:val="Normal"/>
    <w:link w:val="HeaderChar"/>
    <w:uiPriority w:val="99"/>
    <w:semiHidden/>
    <w:rsid w:val="000428F7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0428F7"/>
    <w:rPr>
      <w:rFonts w:ascii="Arial" w:hAnsi="Arial"/>
      <w:sz w:val="24"/>
    </w:rPr>
  </w:style>
  <w:style w:type="character" w:customStyle="1" w:styleId="Heading2Char">
    <w:name w:val="Heading 2 Char"/>
    <w:aliases w:val="MMC_Heading 2 Char"/>
    <w:basedOn w:val="DefaultParagraphFont"/>
    <w:link w:val="Heading2"/>
    <w:uiPriority w:val="9"/>
    <w:rsid w:val="000428F7"/>
    <w:rPr>
      <w:rFonts w:ascii="Arial Bold" w:eastAsiaTheme="majorEastAsia" w:hAnsi="Arial Bold" w:cstheme="majorBidi"/>
      <w:b/>
      <w:bCs/>
      <w:iCs/>
      <w:caps/>
      <w:sz w:val="20"/>
      <w:szCs w:val="20"/>
    </w:rPr>
  </w:style>
  <w:style w:type="character" w:customStyle="1" w:styleId="Heading3Char">
    <w:name w:val="Heading 3 Char"/>
    <w:aliases w:val="MMC_Heading 3 Char"/>
    <w:basedOn w:val="DefaultParagraphFont"/>
    <w:link w:val="Heading3"/>
    <w:uiPriority w:val="9"/>
    <w:rsid w:val="000428F7"/>
    <w:rPr>
      <w:rFonts w:ascii="Arial Bold" w:eastAsiaTheme="majorEastAsia" w:hAnsi="Arial Bold" w:cstheme="majorBidi"/>
      <w:b/>
      <w:bCs/>
      <w:iCs/>
      <w:caps/>
      <w:sz w:val="20"/>
      <w:szCs w:val="20"/>
    </w:rPr>
  </w:style>
  <w:style w:type="character" w:customStyle="1" w:styleId="Heading4Char">
    <w:name w:val="Heading 4 Char"/>
    <w:aliases w:val="MMC_Heading 4 Char"/>
    <w:basedOn w:val="DefaultParagraphFont"/>
    <w:link w:val="Heading4"/>
    <w:uiPriority w:val="9"/>
    <w:rsid w:val="000428F7"/>
    <w:rPr>
      <w:rFonts w:ascii="Arial Bold" w:eastAsiaTheme="majorEastAsia" w:hAnsi="Arial Bold" w:cstheme="majorBidi"/>
      <w:b/>
      <w:bCs/>
      <w:iCs/>
      <w:caps/>
      <w:sz w:val="20"/>
      <w:szCs w:val="20"/>
    </w:rPr>
  </w:style>
  <w:style w:type="character" w:customStyle="1" w:styleId="Heading5Char">
    <w:name w:val="Heading 5 Char"/>
    <w:aliases w:val="MMC_Heading 5 Char"/>
    <w:basedOn w:val="DefaultParagraphFont"/>
    <w:link w:val="Heading5"/>
    <w:uiPriority w:val="9"/>
    <w:rsid w:val="000428F7"/>
    <w:rPr>
      <w:rFonts w:ascii="Arial Bold" w:eastAsiaTheme="majorEastAsia" w:hAnsi="Arial Bold" w:cstheme="majorBidi"/>
      <w:b/>
      <w:caps/>
      <w:sz w:val="20"/>
      <w:szCs w:val="20"/>
    </w:rPr>
  </w:style>
  <w:style w:type="character" w:customStyle="1" w:styleId="Heading6Char">
    <w:name w:val="Heading 6 Char"/>
    <w:basedOn w:val="DefaultParagraphFont"/>
    <w:link w:val="Heading6"/>
    <w:uiPriority w:val="9"/>
    <w:rsid w:val="000428F7"/>
    <w:rPr>
      <w:rFonts w:ascii="Arial" w:eastAsiaTheme="majorEastAsia" w:hAnsi="Arial" w:cstheme="majorBidi"/>
      <w:b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rsid w:val="000428F7"/>
    <w:rPr>
      <w:rFonts w:ascii="Arial" w:eastAsiaTheme="majorEastAsia" w:hAnsi="Arial" w:cstheme="majorBidi"/>
      <w:b/>
      <w:iCs/>
      <w:sz w:val="20"/>
      <w:szCs w:val="21"/>
    </w:rPr>
  </w:style>
  <w:style w:type="paragraph" w:customStyle="1" w:styleId="MMCacronymdefinition">
    <w:name w:val="MMC_acronym definition"/>
    <w:basedOn w:val="Normal"/>
    <w:rsid w:val="000428F7"/>
    <w:pPr>
      <w:tabs>
        <w:tab w:val="left" w:pos="3600"/>
      </w:tabs>
      <w:autoSpaceDE w:val="0"/>
      <w:autoSpaceDN w:val="0"/>
      <w:adjustRightInd w:val="0"/>
      <w:spacing w:after="120" w:line="240" w:lineRule="atLeast"/>
      <w:ind w:left="360" w:hanging="360"/>
    </w:pPr>
    <w:rPr>
      <w:rFonts w:eastAsia="Times New Roman" w:cs="Times New Roman"/>
      <w:sz w:val="20"/>
    </w:rPr>
  </w:style>
  <w:style w:type="character" w:customStyle="1" w:styleId="MMCacronymterm">
    <w:name w:val="MMC_acronym term"/>
    <w:rsid w:val="000428F7"/>
    <w:rPr>
      <w:rFonts w:ascii="Arial Bold" w:hAnsi="Arial Bold" w:cs="Arial"/>
      <w:b/>
      <w:bCs/>
      <w:sz w:val="20"/>
    </w:rPr>
  </w:style>
  <w:style w:type="paragraph" w:customStyle="1" w:styleId="MMCAppendixHeading1">
    <w:name w:val="MMC_Appendix Heading 1"/>
    <w:basedOn w:val="Heading1"/>
    <w:qFormat/>
    <w:rsid w:val="000428F7"/>
    <w:pPr>
      <w:numPr>
        <w:numId w:val="0"/>
      </w:numPr>
    </w:pPr>
  </w:style>
  <w:style w:type="paragraph" w:customStyle="1" w:styleId="MMCbodytext">
    <w:name w:val="MMC_body_text"/>
    <w:basedOn w:val="Normal"/>
    <w:link w:val="MMCbodytextChar"/>
    <w:rsid w:val="000428F7"/>
    <w:pPr>
      <w:spacing w:after="240" w:line="240" w:lineRule="atLeast"/>
    </w:pPr>
    <w:rPr>
      <w:rFonts w:eastAsia="Times New Roman" w:cs="Times New Roman"/>
      <w:sz w:val="20"/>
      <w:szCs w:val="24"/>
    </w:rPr>
  </w:style>
  <w:style w:type="character" w:customStyle="1" w:styleId="MMCbodytextChar">
    <w:name w:val="MMC_body_text Char"/>
    <w:basedOn w:val="DefaultParagraphFont"/>
    <w:link w:val="MMCbodytext"/>
    <w:rsid w:val="000428F7"/>
    <w:rPr>
      <w:rFonts w:ascii="Arial" w:eastAsia="Times New Roman" w:hAnsi="Arial" w:cs="Times New Roman"/>
      <w:sz w:val="20"/>
      <w:szCs w:val="24"/>
    </w:rPr>
  </w:style>
  <w:style w:type="paragraph" w:customStyle="1" w:styleId="MMCbulletstep1">
    <w:name w:val="MMC_bullet_step_1"/>
    <w:basedOn w:val="Normal"/>
    <w:qFormat/>
    <w:rsid w:val="000428F7"/>
    <w:pPr>
      <w:numPr>
        <w:numId w:val="75"/>
      </w:numPr>
      <w:tabs>
        <w:tab w:val="left" w:pos="720"/>
      </w:tabs>
      <w:autoSpaceDE w:val="0"/>
      <w:autoSpaceDN w:val="0"/>
      <w:adjustRightInd w:val="0"/>
      <w:spacing w:after="240" w:line="240" w:lineRule="atLeast"/>
    </w:pPr>
    <w:rPr>
      <w:rFonts w:eastAsia="Times New Roman" w:cs="Times New Roman"/>
      <w:sz w:val="20"/>
    </w:rPr>
  </w:style>
  <w:style w:type="paragraph" w:customStyle="1" w:styleId="MMCbulletstep1a">
    <w:name w:val="MMC_bullet_step_1_a"/>
    <w:basedOn w:val="MMCbulletstep1"/>
    <w:qFormat/>
    <w:rsid w:val="000428F7"/>
    <w:pPr>
      <w:numPr>
        <w:numId w:val="76"/>
      </w:numPr>
    </w:pPr>
  </w:style>
  <w:style w:type="paragraph" w:customStyle="1" w:styleId="MMCbulletstep1a1">
    <w:name w:val="MMC_bullet_step_1_a_1"/>
    <w:basedOn w:val="MMCbulletstep1a"/>
    <w:qFormat/>
    <w:rsid w:val="000428F7"/>
    <w:pPr>
      <w:numPr>
        <w:numId w:val="77"/>
      </w:numPr>
    </w:pPr>
  </w:style>
  <w:style w:type="paragraph" w:customStyle="1" w:styleId="MMCbulletstep1a1a">
    <w:name w:val="MMC_bullet_step_1_a_1_a"/>
    <w:basedOn w:val="MMCbulletstep1a1"/>
    <w:qFormat/>
    <w:rsid w:val="000428F7"/>
    <w:pPr>
      <w:numPr>
        <w:numId w:val="78"/>
      </w:numPr>
    </w:pPr>
  </w:style>
  <w:style w:type="paragraph" w:customStyle="1" w:styleId="MMCbulletstep1a1a1">
    <w:name w:val="MMC_bullet_step_1_a_1_a_1"/>
    <w:basedOn w:val="MMCbulletstep1a1a"/>
    <w:qFormat/>
    <w:rsid w:val="000428F7"/>
    <w:pPr>
      <w:numPr>
        <w:numId w:val="79"/>
      </w:numPr>
    </w:pPr>
  </w:style>
  <w:style w:type="paragraph" w:customStyle="1" w:styleId="MMCCoverdate">
    <w:name w:val="MMC_Cover_date"/>
    <w:basedOn w:val="Normal"/>
    <w:qFormat/>
    <w:rsid w:val="000428F7"/>
    <w:pPr>
      <w:spacing w:before="120" w:after="120" w:line="240" w:lineRule="atLeast"/>
    </w:pPr>
    <w:rPr>
      <w:b/>
      <w:sz w:val="36"/>
      <w:szCs w:val="36"/>
    </w:rPr>
  </w:style>
  <w:style w:type="paragraph" w:customStyle="1" w:styleId="MMCCoverlocation">
    <w:name w:val="MMC_Cover_location"/>
    <w:basedOn w:val="Normal"/>
    <w:qFormat/>
    <w:rsid w:val="000428F7"/>
    <w:pPr>
      <w:spacing w:before="120" w:after="120" w:line="240" w:lineRule="atLeast"/>
    </w:pPr>
    <w:rPr>
      <w:rFonts w:cs="Arial"/>
      <w:b/>
      <w:sz w:val="36"/>
      <w:szCs w:val="36"/>
    </w:rPr>
  </w:style>
  <w:style w:type="paragraph" w:customStyle="1" w:styleId="MMCCoverNIDID">
    <w:name w:val="MMC_Cover_NIDID"/>
    <w:basedOn w:val="Normal"/>
    <w:qFormat/>
    <w:rsid w:val="000428F7"/>
    <w:pPr>
      <w:spacing w:before="120" w:after="120" w:line="240" w:lineRule="atLeast"/>
    </w:pPr>
    <w:rPr>
      <w:rFonts w:cs="Arial"/>
      <w:b/>
      <w:sz w:val="48"/>
      <w:szCs w:val="48"/>
    </w:rPr>
  </w:style>
  <w:style w:type="paragraph" w:customStyle="1" w:styleId="MMCCoverSiteName">
    <w:name w:val="MMC_Cover_Site Name"/>
    <w:basedOn w:val="Normal"/>
    <w:qFormat/>
    <w:rsid w:val="000428F7"/>
    <w:pPr>
      <w:spacing w:before="480" w:after="120" w:line="240" w:lineRule="atLeast"/>
    </w:pPr>
    <w:rPr>
      <w:rFonts w:cs="Arial"/>
      <w:b/>
      <w:sz w:val="72"/>
      <w:szCs w:val="72"/>
    </w:rPr>
  </w:style>
  <w:style w:type="paragraph" w:customStyle="1" w:styleId="MMCfigurecaption">
    <w:name w:val="MMC_figure_caption"/>
    <w:basedOn w:val="Normal"/>
    <w:rsid w:val="000428F7"/>
    <w:pPr>
      <w:widowControl w:val="0"/>
      <w:autoSpaceDE w:val="0"/>
      <w:autoSpaceDN w:val="0"/>
      <w:adjustRightInd w:val="0"/>
      <w:spacing w:before="480" w:after="200" w:line="240" w:lineRule="atLeast"/>
      <w:jc w:val="center"/>
    </w:pPr>
    <w:rPr>
      <w:rFonts w:eastAsia="Times New Roman" w:cs="Times New Roman"/>
      <w:bCs/>
      <w:i/>
      <w:sz w:val="20"/>
    </w:rPr>
  </w:style>
  <w:style w:type="paragraph" w:customStyle="1" w:styleId="MMCIntentionallyBlank">
    <w:name w:val="MMC_Intentionally_Blank"/>
    <w:basedOn w:val="Normal"/>
    <w:rsid w:val="000428F7"/>
    <w:pPr>
      <w:widowControl w:val="0"/>
      <w:autoSpaceDE w:val="0"/>
      <w:autoSpaceDN w:val="0"/>
      <w:adjustRightInd w:val="0"/>
      <w:spacing w:before="6000" w:after="0" w:line="240" w:lineRule="atLeast"/>
      <w:jc w:val="center"/>
    </w:pPr>
    <w:rPr>
      <w:rFonts w:eastAsia="Times New Roman" w:cs="Times New Roman"/>
      <w:bCs/>
      <w:caps/>
      <w:sz w:val="20"/>
    </w:rPr>
  </w:style>
  <w:style w:type="paragraph" w:customStyle="1" w:styleId="MMCIntentionallyBlankHorizontal">
    <w:name w:val="MMC_Intentionally_Blank_Horizontal"/>
    <w:basedOn w:val="MMCIntentionallyBlank"/>
    <w:qFormat/>
    <w:rsid w:val="000428F7"/>
    <w:pPr>
      <w:spacing w:before="3600"/>
    </w:pPr>
  </w:style>
  <w:style w:type="paragraph" w:customStyle="1" w:styleId="MMCnotehead">
    <w:name w:val="MMC_note_head"/>
    <w:rsid w:val="000428F7"/>
    <w:pPr>
      <w:keepNext/>
      <w:widowControl w:val="0"/>
      <w:autoSpaceDE w:val="0"/>
      <w:autoSpaceDN w:val="0"/>
      <w:adjustRightInd w:val="0"/>
      <w:spacing w:after="240" w:line="240" w:lineRule="exact"/>
      <w:jc w:val="center"/>
    </w:pPr>
    <w:rPr>
      <w:rFonts w:ascii="Arial" w:eastAsia="Times New Roman" w:hAnsi="Arial" w:cs="Times New Roman"/>
      <w:b/>
      <w:bCs/>
      <w:sz w:val="20"/>
    </w:rPr>
  </w:style>
  <w:style w:type="paragraph" w:customStyle="1" w:styleId="MMCnotetext">
    <w:name w:val="MMC_note_text"/>
    <w:rsid w:val="000428F7"/>
    <w:pPr>
      <w:widowControl w:val="0"/>
      <w:autoSpaceDE w:val="0"/>
      <w:autoSpaceDN w:val="0"/>
      <w:adjustRightInd w:val="0"/>
      <w:spacing w:after="240" w:line="240" w:lineRule="exact"/>
      <w:ind w:left="1195" w:right="1195"/>
    </w:pPr>
    <w:rPr>
      <w:rFonts w:ascii="Arial" w:eastAsia="Times New Roman" w:hAnsi="Arial" w:cs="Times New Roman"/>
      <w:sz w:val="20"/>
    </w:rPr>
  </w:style>
  <w:style w:type="paragraph" w:customStyle="1" w:styleId="MMCNumberedHead">
    <w:name w:val="MMC_Numbered_Head"/>
    <w:basedOn w:val="Heading3"/>
    <w:qFormat/>
    <w:rsid w:val="000428F7"/>
    <w:pPr>
      <w:numPr>
        <w:ilvl w:val="0"/>
        <w:numId w:val="80"/>
      </w:numPr>
    </w:pPr>
    <w:rPr>
      <w:rFonts w:eastAsia="Times New Roman"/>
    </w:rPr>
  </w:style>
  <w:style w:type="paragraph" w:customStyle="1" w:styleId="MMCReferences">
    <w:name w:val="MMC_References"/>
    <w:basedOn w:val="Normal"/>
    <w:qFormat/>
    <w:rsid w:val="000428F7"/>
    <w:pPr>
      <w:spacing w:after="240" w:line="240" w:lineRule="atLeast"/>
      <w:ind w:left="360" w:hanging="360"/>
    </w:pPr>
    <w:rPr>
      <w:sz w:val="20"/>
    </w:rPr>
  </w:style>
  <w:style w:type="paragraph" w:customStyle="1" w:styleId="MMCstep1">
    <w:name w:val="MMC_step_1"/>
    <w:rsid w:val="000428F7"/>
    <w:pPr>
      <w:numPr>
        <w:numId w:val="81"/>
      </w:numPr>
      <w:tabs>
        <w:tab w:val="left" w:pos="720"/>
        <w:tab w:val="left" w:pos="1080"/>
      </w:tabs>
      <w:autoSpaceDE w:val="0"/>
      <w:autoSpaceDN w:val="0"/>
      <w:adjustRightInd w:val="0"/>
      <w:spacing w:after="240" w:line="240" w:lineRule="atLeast"/>
    </w:pPr>
    <w:rPr>
      <w:rFonts w:ascii="Arial" w:eastAsia="Times New Roman" w:hAnsi="Arial" w:cs="Times New Roman"/>
      <w:sz w:val="20"/>
    </w:rPr>
  </w:style>
  <w:style w:type="paragraph" w:customStyle="1" w:styleId="MMCstep1a">
    <w:name w:val="MMC_step_1_a"/>
    <w:rsid w:val="000428F7"/>
    <w:pPr>
      <w:widowControl w:val="0"/>
      <w:numPr>
        <w:numId w:val="82"/>
      </w:numPr>
      <w:tabs>
        <w:tab w:val="left" w:pos="720"/>
        <w:tab w:val="left" w:pos="1080"/>
        <w:tab w:val="right" w:leader="underscore" w:pos="10080"/>
      </w:tabs>
      <w:autoSpaceDE w:val="0"/>
      <w:autoSpaceDN w:val="0"/>
      <w:adjustRightInd w:val="0"/>
      <w:spacing w:after="240" w:line="240" w:lineRule="atLeast"/>
    </w:pPr>
    <w:rPr>
      <w:rFonts w:ascii="Arial" w:eastAsia="Times New Roman" w:hAnsi="Arial" w:cs="Times New Roman"/>
      <w:sz w:val="20"/>
    </w:rPr>
  </w:style>
  <w:style w:type="paragraph" w:customStyle="1" w:styleId="MMCstep1a1">
    <w:name w:val="MMC_step_1_a_1"/>
    <w:basedOn w:val="MMCstep1a"/>
    <w:rsid w:val="000428F7"/>
    <w:pPr>
      <w:widowControl/>
      <w:numPr>
        <w:numId w:val="83"/>
      </w:numPr>
      <w:tabs>
        <w:tab w:val="clear" w:pos="10080"/>
        <w:tab w:val="left" w:pos="1440"/>
      </w:tabs>
    </w:pPr>
  </w:style>
  <w:style w:type="paragraph" w:customStyle="1" w:styleId="MMCstep1a1a">
    <w:name w:val="MMC_step_1_a_1_a"/>
    <w:basedOn w:val="MMCstep1"/>
    <w:rsid w:val="000428F7"/>
    <w:pPr>
      <w:numPr>
        <w:numId w:val="84"/>
      </w:numPr>
      <w:tabs>
        <w:tab w:val="clear" w:pos="720"/>
        <w:tab w:val="clear" w:pos="1080"/>
        <w:tab w:val="left" w:pos="1800"/>
      </w:tabs>
    </w:pPr>
  </w:style>
  <w:style w:type="paragraph" w:customStyle="1" w:styleId="MMCtablecaption">
    <w:name w:val="MMC_table_caption"/>
    <w:basedOn w:val="MMCfigurecaption"/>
    <w:qFormat/>
    <w:rsid w:val="000428F7"/>
  </w:style>
  <w:style w:type="paragraph" w:customStyle="1" w:styleId="MMCtablehead">
    <w:name w:val="MMC_table_head"/>
    <w:basedOn w:val="Normal"/>
    <w:rsid w:val="000428F7"/>
    <w:pPr>
      <w:widowControl w:val="0"/>
      <w:autoSpaceDE w:val="0"/>
      <w:autoSpaceDN w:val="0"/>
      <w:adjustRightInd w:val="0"/>
      <w:spacing w:before="60" w:after="60" w:line="240" w:lineRule="atLeast"/>
      <w:jc w:val="center"/>
    </w:pPr>
    <w:rPr>
      <w:rFonts w:eastAsia="Times New Roman" w:cs="Times New Roman"/>
      <w:b/>
      <w:bCs/>
      <w:sz w:val="20"/>
      <w:szCs w:val="20"/>
    </w:rPr>
  </w:style>
  <w:style w:type="paragraph" w:customStyle="1" w:styleId="MMCtabletext">
    <w:name w:val="MMC_table_text"/>
    <w:basedOn w:val="Normal"/>
    <w:rsid w:val="000428F7"/>
    <w:pPr>
      <w:widowControl w:val="0"/>
      <w:autoSpaceDE w:val="0"/>
      <w:autoSpaceDN w:val="0"/>
      <w:adjustRightInd w:val="0"/>
      <w:spacing w:before="60" w:after="60" w:line="240" w:lineRule="atLeast"/>
    </w:pPr>
    <w:rPr>
      <w:rFonts w:eastAsia="Times New Roman" w:cs="Times New Roman"/>
      <w:bCs/>
      <w:sz w:val="20"/>
      <w:szCs w:val="20"/>
    </w:rPr>
  </w:style>
  <w:style w:type="paragraph" w:customStyle="1" w:styleId="MMCtablenote">
    <w:name w:val="MMC_table_note"/>
    <w:basedOn w:val="MMCtabletext"/>
    <w:qFormat/>
    <w:rsid w:val="000428F7"/>
    <w:rPr>
      <w:sz w:val="16"/>
    </w:rPr>
  </w:style>
  <w:style w:type="paragraph" w:customStyle="1" w:styleId="MMCTOCheaders">
    <w:name w:val="MMC_TOC_headers"/>
    <w:qFormat/>
    <w:rsid w:val="000428F7"/>
    <w:pPr>
      <w:spacing w:before="360" w:after="120" w:line="240" w:lineRule="auto"/>
      <w:jc w:val="center"/>
    </w:pPr>
    <w:rPr>
      <w:rFonts w:ascii="Arial Bold" w:eastAsiaTheme="majorEastAsia" w:hAnsi="Arial Bold" w:cstheme="majorBidi"/>
      <w:bCs/>
      <w:caps/>
      <w:sz w:val="48"/>
      <w:szCs w:val="48"/>
    </w:rPr>
  </w:style>
  <w:style w:type="character" w:styleId="PlaceholderText">
    <w:name w:val="Placeholder Text"/>
    <w:basedOn w:val="DefaultParagraphFont"/>
    <w:uiPriority w:val="99"/>
    <w:semiHidden/>
    <w:rsid w:val="000428F7"/>
    <w:rPr>
      <w:color w:val="808080"/>
    </w:rPr>
  </w:style>
  <w:style w:type="table" w:customStyle="1" w:styleId="PubNotice1">
    <w:name w:val="Pub Notice1"/>
    <w:basedOn w:val="TableNormal"/>
    <w:next w:val="TableGrid"/>
    <w:rsid w:val="000428F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ubtleEmphasis">
    <w:name w:val="Subtle Emphasis"/>
    <w:basedOn w:val="DefaultParagraphFont"/>
    <w:uiPriority w:val="19"/>
    <w:semiHidden/>
    <w:qFormat/>
    <w:rsid w:val="000428F7"/>
    <w:rPr>
      <w:i/>
      <w:iCs/>
      <w:color w:val="404040" w:themeColor="text1" w:themeTint="BF"/>
    </w:rPr>
  </w:style>
  <w:style w:type="paragraph" w:styleId="TableofFigures">
    <w:name w:val="table of figures"/>
    <w:basedOn w:val="Normal"/>
    <w:next w:val="Normal"/>
    <w:uiPriority w:val="99"/>
    <w:rsid w:val="000428F7"/>
    <w:pPr>
      <w:spacing w:after="0"/>
    </w:pPr>
    <w:rPr>
      <w:sz w:val="20"/>
    </w:rPr>
  </w:style>
  <w:style w:type="paragraph" w:styleId="TOC1">
    <w:name w:val="toc 1"/>
    <w:basedOn w:val="Normal"/>
    <w:next w:val="Normal"/>
    <w:autoRedefine/>
    <w:uiPriority w:val="39"/>
    <w:rsid w:val="000428F7"/>
    <w:pPr>
      <w:tabs>
        <w:tab w:val="right" w:leader="dot" w:pos="9825"/>
      </w:tabs>
      <w:spacing w:after="120" w:line="240" w:lineRule="atLeast"/>
    </w:pPr>
    <w:rPr>
      <w:b/>
      <w:noProof/>
      <w:sz w:val="20"/>
    </w:rPr>
  </w:style>
  <w:style w:type="paragraph" w:styleId="TOC2">
    <w:name w:val="toc 2"/>
    <w:basedOn w:val="Normal"/>
    <w:next w:val="Normal"/>
    <w:autoRedefine/>
    <w:uiPriority w:val="39"/>
    <w:rsid w:val="000428F7"/>
    <w:pPr>
      <w:tabs>
        <w:tab w:val="left" w:pos="878"/>
        <w:tab w:val="right" w:leader="dot" w:pos="9825"/>
      </w:tabs>
      <w:spacing w:after="120" w:line="240" w:lineRule="atLeast"/>
      <w:ind w:left="245"/>
    </w:pPr>
    <w:rPr>
      <w:sz w:val="20"/>
    </w:rPr>
  </w:style>
  <w:style w:type="paragraph" w:styleId="TOC3">
    <w:name w:val="toc 3"/>
    <w:basedOn w:val="Normal"/>
    <w:next w:val="Normal"/>
    <w:autoRedefine/>
    <w:uiPriority w:val="39"/>
    <w:rsid w:val="000428F7"/>
    <w:pPr>
      <w:tabs>
        <w:tab w:val="left" w:pos="1325"/>
        <w:tab w:val="right" w:leader="dot" w:pos="9825"/>
      </w:tabs>
      <w:spacing w:after="120" w:line="240" w:lineRule="atLeast"/>
      <w:ind w:left="475"/>
    </w:pPr>
    <w:rPr>
      <w:sz w:val="20"/>
    </w:rPr>
  </w:style>
  <w:style w:type="paragraph" w:styleId="TOC4">
    <w:name w:val="toc 4"/>
    <w:basedOn w:val="Normal"/>
    <w:next w:val="Normal"/>
    <w:autoRedefine/>
    <w:uiPriority w:val="39"/>
    <w:rsid w:val="007C247C"/>
    <w:pPr>
      <w:spacing w:after="100"/>
      <w:ind w:left="720"/>
    </w:pPr>
    <w:rPr>
      <w:sz w:val="20"/>
    </w:rPr>
  </w:style>
  <w:style w:type="paragraph" w:styleId="Revision">
    <w:name w:val="Revision"/>
    <w:hidden/>
    <w:uiPriority w:val="99"/>
    <w:semiHidden/>
    <w:rsid w:val="002235E5"/>
    <w:pPr>
      <w:spacing w:after="0" w:line="240" w:lineRule="auto"/>
    </w:pPr>
    <w:rPr>
      <w:rFonts w:ascii="Arial" w:hAnsi="Arial"/>
      <w:sz w:val="24"/>
    </w:rPr>
  </w:style>
  <w:style w:type="paragraph" w:styleId="Title">
    <w:name w:val="Title"/>
    <w:basedOn w:val="Normal"/>
    <w:next w:val="Normal"/>
    <w:link w:val="TitleChar"/>
    <w:uiPriority w:val="10"/>
    <w:semiHidden/>
    <w:qFormat/>
    <w:rsid w:val="000428F7"/>
    <w:pPr>
      <w:spacing w:after="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semiHidden/>
    <w:rsid w:val="000428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GridTable4-Accent3">
    <w:name w:val="Grid Table 4 Accent 3"/>
    <w:basedOn w:val="TableNormal"/>
    <w:uiPriority w:val="49"/>
    <w:rsid w:val="000428F7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paragraph" w:styleId="Caption">
    <w:name w:val="caption"/>
    <w:basedOn w:val="Normal"/>
    <w:next w:val="Normal"/>
    <w:uiPriority w:val="35"/>
    <w:semiHidden/>
    <w:qFormat/>
    <w:rsid w:val="000428F7"/>
    <w:pPr>
      <w:spacing w:after="200"/>
      <w:jc w:val="center"/>
    </w:pPr>
    <w:rPr>
      <w:iCs/>
      <w:color w:val="44546A" w:themeColor="text2"/>
      <w:sz w:val="20"/>
      <w:szCs w:val="18"/>
    </w:rPr>
  </w:style>
  <w:style w:type="table" w:customStyle="1" w:styleId="TableGrid1">
    <w:name w:val="Table Grid1"/>
    <w:basedOn w:val="TableNormal"/>
    <w:next w:val="TableGrid"/>
    <w:uiPriority w:val="39"/>
    <w:rsid w:val="000428F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GridTable4-Accent31">
    <w:name w:val="Grid Table 4 - Accent 31"/>
    <w:basedOn w:val="TableNormal"/>
    <w:next w:val="GridTable4-Accent3"/>
    <w:uiPriority w:val="49"/>
    <w:rsid w:val="000428F7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customStyle="1" w:styleId="TableGrid2">
    <w:name w:val="Table Grid2"/>
    <w:basedOn w:val="TableNormal"/>
    <w:next w:val="TableGrid"/>
    <w:uiPriority w:val="39"/>
    <w:rsid w:val="000428F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Emphasis">
    <w:name w:val="Emphasis"/>
    <w:basedOn w:val="DefaultParagraphFont"/>
    <w:uiPriority w:val="20"/>
    <w:semiHidden/>
    <w:qFormat/>
    <w:rsid w:val="000428F7"/>
    <w:rPr>
      <w:i/>
      <w:iCs/>
    </w:rPr>
  </w:style>
  <w:style w:type="paragraph" w:customStyle="1" w:styleId="MMCCoverProjectName">
    <w:name w:val="MMC_Cover_Project Name"/>
    <w:basedOn w:val="Normal"/>
    <w:qFormat/>
    <w:rsid w:val="000428F7"/>
    <w:pPr>
      <w:spacing w:after="120" w:line="200" w:lineRule="atLeast"/>
    </w:pPr>
    <w:rPr>
      <w:rFonts w:cs="Arial"/>
      <w:b/>
      <w:sz w:val="72"/>
      <w:szCs w:val="72"/>
    </w:rPr>
  </w:style>
  <w:style w:type="paragraph" w:customStyle="1" w:styleId="MMCCoverDistrictName">
    <w:name w:val="MMC_Cover_District Name"/>
    <w:basedOn w:val="MMCCoverProjectName"/>
    <w:rsid w:val="000428F7"/>
    <w:pPr>
      <w:spacing w:before="120"/>
    </w:pPr>
    <w:rPr>
      <w:bCs/>
      <w:sz w:val="40"/>
    </w:rPr>
  </w:style>
  <w:style w:type="paragraph" w:customStyle="1" w:styleId="figurecaption">
    <w:name w:val="figure_caption"/>
    <w:basedOn w:val="Normal"/>
    <w:semiHidden/>
    <w:rsid w:val="000428F7"/>
    <w:pPr>
      <w:widowControl w:val="0"/>
      <w:autoSpaceDE w:val="0"/>
      <w:autoSpaceDN w:val="0"/>
      <w:adjustRightInd w:val="0"/>
      <w:spacing w:before="200" w:after="480" w:line="240" w:lineRule="atLeast"/>
      <w:jc w:val="center"/>
    </w:pPr>
    <w:rPr>
      <w:rFonts w:eastAsia="Times New Roman" w:cs="Times New Roman"/>
      <w:bCs/>
      <w:i/>
      <w:sz w:val="20"/>
    </w:rPr>
  </w:style>
  <w:style w:type="paragraph" w:customStyle="1" w:styleId="tablehead">
    <w:name w:val="table_head"/>
    <w:basedOn w:val="Normal"/>
    <w:semiHidden/>
    <w:rsid w:val="000428F7"/>
    <w:pPr>
      <w:widowControl w:val="0"/>
      <w:autoSpaceDE w:val="0"/>
      <w:autoSpaceDN w:val="0"/>
      <w:adjustRightInd w:val="0"/>
      <w:spacing w:before="60" w:after="60" w:line="240" w:lineRule="atLeast"/>
      <w:jc w:val="center"/>
    </w:pPr>
    <w:rPr>
      <w:rFonts w:eastAsia="Times New Roman" w:cs="Times New Roman"/>
      <w:b/>
      <w:bCs/>
      <w:sz w:val="20"/>
      <w:szCs w:val="20"/>
    </w:rPr>
  </w:style>
  <w:style w:type="paragraph" w:customStyle="1" w:styleId="tabletext">
    <w:name w:val="table_text"/>
    <w:basedOn w:val="Normal"/>
    <w:semiHidden/>
    <w:rsid w:val="000428F7"/>
    <w:pPr>
      <w:widowControl w:val="0"/>
      <w:autoSpaceDE w:val="0"/>
      <w:autoSpaceDN w:val="0"/>
      <w:adjustRightInd w:val="0"/>
      <w:spacing w:before="60" w:after="60" w:line="240" w:lineRule="atLeast"/>
    </w:pPr>
    <w:rPr>
      <w:rFonts w:eastAsia="Times New Roman" w:cs="Times New Roman"/>
      <w:bCs/>
      <w:sz w:val="20"/>
      <w:szCs w:val="20"/>
    </w:rPr>
  </w:style>
  <w:style w:type="character" w:customStyle="1" w:styleId="ui-provider">
    <w:name w:val="ui-provider"/>
    <w:basedOn w:val="DefaultParagraphFont"/>
    <w:semiHidden/>
    <w:rsid w:val="000428F7"/>
  </w:style>
  <w:style w:type="character" w:customStyle="1" w:styleId="Heading7Char">
    <w:name w:val="Heading 7 Char"/>
    <w:basedOn w:val="DefaultParagraphFont"/>
    <w:link w:val="Heading7"/>
    <w:rsid w:val="000428F7"/>
    <w:rPr>
      <w:rFonts w:ascii="Arial" w:eastAsiaTheme="majorEastAsia" w:hAnsi="Arial" w:cstheme="majorBidi"/>
      <w:b/>
      <w:iCs/>
      <w:sz w:val="20"/>
      <w:szCs w:val="20"/>
    </w:rPr>
  </w:style>
  <w:style w:type="character" w:customStyle="1" w:styleId="Heading8Char">
    <w:name w:val="Heading 8 Char"/>
    <w:basedOn w:val="DefaultParagraphFont"/>
    <w:link w:val="Heading8"/>
    <w:rsid w:val="000428F7"/>
    <w:rPr>
      <w:rFonts w:ascii="Arial" w:eastAsiaTheme="majorEastAsia" w:hAnsi="Arial" w:cstheme="majorBidi"/>
      <w:b/>
      <w:color w:val="272727" w:themeColor="text1" w:themeTint="D8"/>
      <w:sz w:val="20"/>
      <w:szCs w:val="21"/>
    </w:rPr>
  </w:style>
  <w:style w:type="paragraph" w:styleId="TOC5">
    <w:name w:val="toc 5"/>
    <w:basedOn w:val="Normal"/>
    <w:next w:val="Normal"/>
    <w:autoRedefine/>
    <w:uiPriority w:val="39"/>
    <w:rsid w:val="007C247C"/>
    <w:pPr>
      <w:spacing w:after="100" w:line="278" w:lineRule="auto"/>
      <w:ind w:left="960"/>
    </w:pPr>
    <w:rPr>
      <w:rFonts w:eastAsiaTheme="minorEastAsia"/>
      <w:kern w:val="2"/>
      <w:sz w:val="20"/>
      <w:szCs w:val="24"/>
    </w:rPr>
  </w:style>
  <w:style w:type="paragraph" w:styleId="TOC6">
    <w:name w:val="toc 6"/>
    <w:basedOn w:val="Normal"/>
    <w:next w:val="Normal"/>
    <w:autoRedefine/>
    <w:uiPriority w:val="39"/>
    <w:rsid w:val="007C247C"/>
    <w:pPr>
      <w:spacing w:after="100" w:line="278" w:lineRule="auto"/>
      <w:ind w:left="1200"/>
    </w:pPr>
    <w:rPr>
      <w:rFonts w:eastAsiaTheme="minorEastAsia"/>
      <w:kern w:val="2"/>
      <w:sz w:val="20"/>
      <w:szCs w:val="24"/>
    </w:rPr>
  </w:style>
  <w:style w:type="paragraph" w:styleId="TOC7">
    <w:name w:val="toc 7"/>
    <w:basedOn w:val="Normal"/>
    <w:next w:val="Normal"/>
    <w:autoRedefine/>
    <w:uiPriority w:val="39"/>
    <w:rsid w:val="007C247C"/>
    <w:pPr>
      <w:spacing w:after="100" w:line="278" w:lineRule="auto"/>
      <w:ind w:left="1440"/>
    </w:pPr>
    <w:rPr>
      <w:rFonts w:eastAsiaTheme="minorEastAsia"/>
      <w:kern w:val="2"/>
      <w:sz w:val="20"/>
      <w:szCs w:val="24"/>
    </w:rPr>
  </w:style>
  <w:style w:type="paragraph" w:styleId="TOC8">
    <w:name w:val="toc 8"/>
    <w:basedOn w:val="Normal"/>
    <w:next w:val="Normal"/>
    <w:autoRedefine/>
    <w:uiPriority w:val="39"/>
    <w:rsid w:val="007C247C"/>
    <w:pPr>
      <w:spacing w:after="100" w:line="278" w:lineRule="auto"/>
      <w:ind w:left="1680"/>
    </w:pPr>
    <w:rPr>
      <w:rFonts w:eastAsiaTheme="minorEastAsia"/>
      <w:kern w:val="2"/>
      <w:sz w:val="20"/>
      <w:szCs w:val="24"/>
    </w:rPr>
  </w:style>
  <w:style w:type="paragraph" w:styleId="TOC9">
    <w:name w:val="toc 9"/>
    <w:basedOn w:val="Normal"/>
    <w:next w:val="Normal"/>
    <w:autoRedefine/>
    <w:uiPriority w:val="39"/>
    <w:rsid w:val="007C247C"/>
    <w:pPr>
      <w:spacing w:after="100" w:line="278" w:lineRule="auto"/>
      <w:ind w:left="1920"/>
    </w:pPr>
    <w:rPr>
      <w:rFonts w:eastAsiaTheme="minorEastAsia"/>
      <w:kern w:val="2"/>
      <w:sz w:val="20"/>
      <w:szCs w:val="24"/>
    </w:rPr>
  </w:style>
  <w:style w:type="paragraph" w:customStyle="1" w:styleId="ApprovalHeading1">
    <w:name w:val="Approval_Heading_1"/>
    <w:basedOn w:val="Heading1"/>
    <w:qFormat/>
    <w:rsid w:val="000428F7"/>
    <w:pPr>
      <w:numPr>
        <w:numId w:val="0"/>
      </w:numPr>
      <w:ind w:left="864"/>
    </w:pPr>
  </w:style>
  <w:style w:type="paragraph" w:customStyle="1" w:styleId="ApprovalHeading2">
    <w:name w:val="Approval_Heading_2"/>
    <w:basedOn w:val="Heading2"/>
    <w:qFormat/>
    <w:rsid w:val="000428F7"/>
    <w:pPr>
      <w:numPr>
        <w:ilvl w:val="0"/>
        <w:numId w:val="0"/>
      </w:numPr>
      <w:ind w:left="576" w:hanging="576"/>
    </w:pPr>
    <w:rPr>
      <w:rFonts w:eastAsia="Calibr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9832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537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265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9876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93869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77297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41350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21781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39057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57053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9697432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73699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37467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1891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940296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649475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354715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757049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2149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929830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330698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7976042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90546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939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3437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00084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80574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07078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30646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45928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0636054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18117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64015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3922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29690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04598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210688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145558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519729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487285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472399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569984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884099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597275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776842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670176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940805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241554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5245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562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35902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12573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20371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12438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8663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40933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71100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994322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16624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638983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752562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4473141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56180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89317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98391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8343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60061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25810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27709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78066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36797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727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4528216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31233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95877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0986008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98510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67912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8615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124934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002089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688903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360168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674739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491588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944443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084047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388320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30838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7087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4829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56144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45373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22368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86630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40829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3512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3363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2370103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669361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68755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2145835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3564180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172440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68150601">
                                          <w:marLeft w:val="60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287850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58028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1507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52002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20622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63606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6199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3287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5366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7608308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43049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39443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92875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239613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732449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322955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439905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427468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260435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225990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957187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41261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68448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5654134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9097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34873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50328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304195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8498805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236462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825720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7603044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7968930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5768406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7682161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9445853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1160635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5235443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9400079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83252352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21817339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7344480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12619487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  <w:div w:id="33947821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30620768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86016221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31492114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45017581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  <w:div w:id="123924259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86463411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465970830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1367675215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256135749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  <w:div w:id="109956429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59713811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  <w:div w:id="182015372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938071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  <w:div w:id="141061848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93909994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206143939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97368190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208563740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2505538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94688323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4543900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0104465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1857540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6155188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667809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01450418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3191921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5212390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7780636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671556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002860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991704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29712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80308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0628255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43284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239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86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766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563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5125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3763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31369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9501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37600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38896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33850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60431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99906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7870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94972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30867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191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04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071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128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3.xml"/><Relationship Id="rId18" Type="http://schemas.openxmlformats.org/officeDocument/2006/relationships/header" Target="header4.xml"/><Relationship Id="rId3" Type="http://schemas.openxmlformats.org/officeDocument/2006/relationships/styles" Target="styles.xml"/><Relationship Id="rId21" Type="http://schemas.openxmlformats.org/officeDocument/2006/relationships/glossaryDocument" Target="glossary/document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17" Type="http://schemas.openxmlformats.org/officeDocument/2006/relationships/image" Target="media/image2.png"/><Relationship Id="rId2" Type="http://schemas.openxmlformats.org/officeDocument/2006/relationships/numbering" Target="numbering.xml"/><Relationship Id="rId16" Type="http://schemas.openxmlformats.org/officeDocument/2006/relationships/footer" Target="footer5.xm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oter" Target="footer4.xml"/><Relationship Id="rId10" Type="http://schemas.openxmlformats.org/officeDocument/2006/relationships/header" Target="header2.xml"/><Relationship Id="rId19" Type="http://schemas.openxmlformats.org/officeDocument/2006/relationships/header" Target="header5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header" Target="header3.xml"/><Relationship Id="rId22" Type="http://schemas.openxmlformats.org/officeDocument/2006/relationships/theme" Target="theme/theme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162724EBBBFA4F83B4D9532EDF120F1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B7EB277-C649-42E6-A88B-2FA9F072A999}"/>
      </w:docPartPr>
      <w:docPartBody>
        <w:p w:rsidR="00C56FD8" w:rsidRDefault="009B3B75" w:rsidP="009B3B75">
          <w:pPr>
            <w:pStyle w:val="162724EBBBFA4F83B4D9532EDF120F10"/>
          </w:pPr>
          <w:r w:rsidRPr="0053736C">
            <w:rPr>
              <w:rStyle w:val="PlaceholderText"/>
            </w:rPr>
            <w:t>[Subject]</w:t>
          </w:r>
        </w:p>
      </w:docPartBody>
    </w:docPart>
    <w:docPart>
      <w:docPartPr>
        <w:name w:val="1472521F644D4BA79A823E39351FCCA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1A38C3E-86E6-4268-AB89-3276A14B4F31}"/>
      </w:docPartPr>
      <w:docPartBody>
        <w:p w:rsidR="00C56FD8" w:rsidRDefault="009B3B75" w:rsidP="009B3B75">
          <w:pPr>
            <w:pStyle w:val="1472521F644D4BA79A823E39351FCCAB"/>
          </w:pPr>
          <w:r w:rsidRPr="00943600">
            <w:rPr>
              <w:rStyle w:val="PlaceholderText"/>
            </w:rPr>
            <w:t>[Category]</w:t>
          </w:r>
        </w:p>
      </w:docPartBody>
    </w:docPart>
    <w:docPart>
      <w:docPartPr>
        <w:name w:val="8EAE61D56FDC444B99136A3CC615202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F1B627C-16DE-42EE-95A1-01E8FB4FFF23}"/>
      </w:docPartPr>
      <w:docPartBody>
        <w:p w:rsidR="00871AD0" w:rsidRDefault="00BE5ECF" w:rsidP="00BE5ECF">
          <w:pPr>
            <w:pStyle w:val="8EAE61D56FDC444B99136A3CC6152027"/>
          </w:pPr>
          <w:r w:rsidRPr="00244EFC">
            <w:rPr>
              <w:rStyle w:val="PlaceholderText"/>
            </w:rPr>
            <w:t>[Category]</w:t>
          </w:r>
        </w:p>
      </w:docPartBody>
    </w:docPart>
    <w:docPart>
      <w:docPartPr>
        <w:name w:val="58D98BF5316A4C3CBD27036B16491F1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8E46EE1-1773-44F7-B58E-52EADBF5884E}"/>
      </w:docPartPr>
      <w:docPartBody>
        <w:p w:rsidR="00871AD0" w:rsidRDefault="00BE5ECF" w:rsidP="00BE5ECF">
          <w:pPr>
            <w:pStyle w:val="58D98BF5316A4C3CBD27036B16491F19"/>
          </w:pPr>
          <w:r w:rsidRPr="00244EFC">
            <w:rPr>
              <w:rStyle w:val="PlaceholderText"/>
            </w:rPr>
            <w:t>[Category]</w:t>
          </w:r>
        </w:p>
      </w:docPartBody>
    </w:docPart>
    <w:docPart>
      <w:docPartPr>
        <w:name w:val="69A04958897D4BB6BB94BEF9065D06B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C0AC0D8-3748-40B4-94B9-6C59C9A4BA95}"/>
      </w:docPartPr>
      <w:docPartBody>
        <w:p w:rsidR="00871AD0" w:rsidRDefault="00BE5ECF" w:rsidP="00BE5ECF">
          <w:pPr>
            <w:pStyle w:val="69A04958897D4BB6BB94BEF9065D06B1"/>
          </w:pPr>
          <w:r w:rsidRPr="00244EFC">
            <w:rPr>
              <w:rStyle w:val="PlaceholderText"/>
            </w:rPr>
            <w:t>[Category]</w:t>
          </w:r>
        </w:p>
      </w:docPartBody>
    </w:docPart>
    <w:docPart>
      <w:docPartPr>
        <w:name w:val="DF277DC2A9B74F7B95575058F00F3F4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47ABCD7-92EC-428F-8236-276045490189}"/>
      </w:docPartPr>
      <w:docPartBody>
        <w:p w:rsidR="00871AD0" w:rsidRDefault="00BE5ECF" w:rsidP="00BE5ECF">
          <w:pPr>
            <w:pStyle w:val="DF277DC2A9B74F7B95575058F00F3F42"/>
          </w:pPr>
          <w:r w:rsidRPr="00244EFC">
            <w:rPr>
              <w:rStyle w:val="PlaceholderText"/>
            </w:rPr>
            <w:t>[Category]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old">
    <w:panose1 w:val="020B0704020202020204"/>
    <w:charset w:val="00"/>
    <w:family w:val="roman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3B75"/>
    <w:rsid w:val="00020124"/>
    <w:rsid w:val="00082FB1"/>
    <w:rsid w:val="000964F4"/>
    <w:rsid w:val="000F454B"/>
    <w:rsid w:val="00174FE0"/>
    <w:rsid w:val="001B0514"/>
    <w:rsid w:val="00363ABC"/>
    <w:rsid w:val="0037419F"/>
    <w:rsid w:val="003C2B78"/>
    <w:rsid w:val="00400A23"/>
    <w:rsid w:val="00455B81"/>
    <w:rsid w:val="004F53A2"/>
    <w:rsid w:val="005050E9"/>
    <w:rsid w:val="005E55F6"/>
    <w:rsid w:val="006000E2"/>
    <w:rsid w:val="0062178C"/>
    <w:rsid w:val="006D4E7C"/>
    <w:rsid w:val="007E62B0"/>
    <w:rsid w:val="007F47E8"/>
    <w:rsid w:val="00825DDA"/>
    <w:rsid w:val="00871AD0"/>
    <w:rsid w:val="008A2D0D"/>
    <w:rsid w:val="009107D0"/>
    <w:rsid w:val="009A5641"/>
    <w:rsid w:val="009B3B75"/>
    <w:rsid w:val="009C23B7"/>
    <w:rsid w:val="00A05171"/>
    <w:rsid w:val="00A34F95"/>
    <w:rsid w:val="00A35351"/>
    <w:rsid w:val="00A76506"/>
    <w:rsid w:val="00AC051F"/>
    <w:rsid w:val="00B33F83"/>
    <w:rsid w:val="00BC1FCE"/>
    <w:rsid w:val="00BE5ECF"/>
    <w:rsid w:val="00C14331"/>
    <w:rsid w:val="00C46333"/>
    <w:rsid w:val="00C56FD8"/>
    <w:rsid w:val="00C7762E"/>
    <w:rsid w:val="00C91C66"/>
    <w:rsid w:val="00CD5E32"/>
    <w:rsid w:val="00CE0C1D"/>
    <w:rsid w:val="00D83373"/>
    <w:rsid w:val="00DC3AAF"/>
    <w:rsid w:val="00DF4EAB"/>
    <w:rsid w:val="00E008A5"/>
    <w:rsid w:val="00EA00D4"/>
    <w:rsid w:val="00EF008B"/>
    <w:rsid w:val="00F035AB"/>
    <w:rsid w:val="00F25E24"/>
    <w:rsid w:val="00F518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BE5ECF"/>
    <w:rPr>
      <w:color w:val="808080"/>
    </w:rPr>
  </w:style>
  <w:style w:type="paragraph" w:customStyle="1" w:styleId="162724EBBBFA4F83B4D9532EDF120F10">
    <w:name w:val="162724EBBBFA4F83B4D9532EDF120F10"/>
    <w:rsid w:val="009B3B75"/>
  </w:style>
  <w:style w:type="paragraph" w:customStyle="1" w:styleId="1472521F644D4BA79A823E39351FCCAB">
    <w:name w:val="1472521F644D4BA79A823E39351FCCAB"/>
    <w:rsid w:val="009B3B75"/>
  </w:style>
  <w:style w:type="paragraph" w:customStyle="1" w:styleId="8EAE61D56FDC444B99136A3CC6152027">
    <w:name w:val="8EAE61D56FDC444B99136A3CC6152027"/>
    <w:rsid w:val="00BE5ECF"/>
  </w:style>
  <w:style w:type="paragraph" w:customStyle="1" w:styleId="58D98BF5316A4C3CBD27036B16491F19">
    <w:name w:val="58D98BF5316A4C3CBD27036B16491F19"/>
    <w:rsid w:val="00BE5ECF"/>
  </w:style>
  <w:style w:type="paragraph" w:customStyle="1" w:styleId="69A04958897D4BB6BB94BEF9065D06B1">
    <w:name w:val="69A04958897D4BB6BB94BEF9065D06B1"/>
    <w:rsid w:val="00BE5ECF"/>
  </w:style>
  <w:style w:type="paragraph" w:customStyle="1" w:styleId="DF277DC2A9B74F7B95575058F00F3F42">
    <w:name w:val="DF277DC2A9B74F7B95575058F00F3F42"/>
    <w:rsid w:val="00BE5ECF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 Sixth Edition" Version="">
  <b:Source>
    <b:Tag>Moriasi_2007</b:Tag>
    <b:SourceType>Report</b:SourceType>
    <b:Guid>{92F43085-0041-4656-B2F9-D9CDDC01EE3F}</b:Guid>
    <b:Title>Model Evaluation Guidelines for Systematic Quantification of Accuracy in Watershed Simulations</b:Title>
    <b:Year>2007</b:Year>
    <b:Publisher>American Society of Agricultural and Biological Engineers</b:Publisher>
    <b:City>St. Joseph, MI</b:City>
    <b:Author>
      <b:Author>
        <b:NameList>
          <b:Person>
            <b:Last>Moriasi</b:Last>
            <b:Middle>N.</b:Middle>
            <b:First>D.</b:First>
          </b:Person>
          <b:Person>
            <b:Last>Arnold</b:Last>
            <b:Middle>G.</b:Middle>
            <b:First>J.</b:First>
          </b:Person>
          <b:Person>
            <b:Last>Van Liew</b:Last>
            <b:Middle>W.</b:Middle>
            <b:First>M.</b:First>
          </b:Person>
          <b:Person>
            <b:Last>Bingner</b:Last>
            <b:Middle>L.</b:Middle>
            <b:First>R.</b:First>
          </b:Person>
          <b:Person>
            <b:Last>Harmel</b:Last>
            <b:Middle>D.</b:Middle>
            <b:First>R.</b:First>
          </b:Person>
          <b:Person>
            <b:Last>Veith</b:Last>
            <b:Middle>L.</b:Middle>
            <b:First>T.</b:First>
          </b:Person>
        </b:NameList>
      </b:Author>
    </b:Author>
    <b:RefOrder>1</b:RefOrder>
  </b:Source>
  <b:Source>
    <b:Tag>HECHMS</b:Tag>
    <b:SourceType>InternetSite</b:SourceType>
    <b:Guid>{D204DDE5-67AD-478C-919A-86A172D62856}</b:Guid>
    <b:Author>
      <b:Author>
        <b:Corporate>U.S. Army Corps of Engineers</b:Corporate>
      </b:Author>
    </b:Author>
    <b:Title>Hydrologic Modeling System HEC-HMS</b:Title>
    <b:Year>2021</b:Year>
    <b:Publisher>Hydrologic Engineering Center</b:Publisher>
    <b:City>Davis, CA</b:City>
    <b:InternetSiteTitle>User's Manual Version 4.9</b:InternetSiteTitle>
    <b:Month>November</b:Month>
    <b:Day>15</b:Day>
    <b:URL>https://www.hec.usace.army.mil/confluence/hmsdocs/hmsum/latest/</b:URL>
    <b:RefOrder>2</b:RefOrder>
  </b:Source>
</b:Sources>
</file>

<file path=customXml/itemProps1.xml><?xml version="1.0" encoding="utf-8"?>
<ds:datastoreItem xmlns:ds="http://schemas.openxmlformats.org/officeDocument/2006/customXml" ds:itemID="{C3E46BE4-DC17-41E7-AC55-1004D3CEC20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22</Pages>
  <Words>1943</Words>
  <Characters>11077</Characters>
  <Application>Microsoft Office Word</Application>
  <DocSecurity>0</DocSecurity>
  <Lines>92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2026-10-08T02:26:00Z</dcterms:created>
  <dcterms:modified xsi:type="dcterms:W3CDTF">2026-10-08T02:26:00Z</dcterms:modified>
  <cp:category/>
</cp:coreProperties>
</file>