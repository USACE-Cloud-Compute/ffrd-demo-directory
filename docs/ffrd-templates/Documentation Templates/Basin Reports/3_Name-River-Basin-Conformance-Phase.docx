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D0DC" w14:textId="77777777" w:rsidR="004D33BF" w:rsidRDefault="004D33BF" w:rsidP="004D33BF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0" behindDoc="1" locked="0" layoutInCell="1" allowOverlap="1" wp14:anchorId="6092808E" wp14:editId="279FA11C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65606019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 w="12700">
                          <a:solidFill>
                            <a:srgbClr val="EA443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B9B56" id="Rectangle 2" o:spid="_x0000_s1026" alt="&quot;&quot;" style="position:absolute;margin-left:-71.6pt;margin-top:-71.6pt;width:1in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" fillcolor="#ea4438" strokecolor="#ea4438" strokeweight="1pt"/>
            </w:pict>
          </mc:Fallback>
        </mc:AlternateContent>
      </w:r>
      <w:r>
        <w:t>Future of Flood Risk Data</w:t>
      </w:r>
    </w:p>
    <w:p w14:paraId="4F8480DB" w14:textId="1AE98984" w:rsidR="004D33BF" w:rsidRPr="005117B5" w:rsidRDefault="00C84A7F" w:rsidP="004D33BF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-685359449"/>
          <w:placeholder>
            <w:docPart w:val="A7EA938AEDE0400282BBB480B4EB88F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C84A7F">
              <w:rPr>
                <w:color w:val="00B050"/>
              </w:rPr>
              <w:delText>NAME River Basin</w:delText>
            </w:r>
          </w:del>
        </w:sdtContent>
      </w:sdt>
    </w:p>
    <w:p w14:paraId="295031D8" w14:textId="367B8F09" w:rsidR="004D33BF" w:rsidRDefault="00C84A7F" w:rsidP="004D33BF">
      <w:pPr>
        <w:pStyle w:val="MMCCoverlocation"/>
        <w:ind w:left="378"/>
      </w:pPr>
      <w:sdt>
        <w:sdtPr>
          <w:alias w:val="Category"/>
          <w:tag w:val=""/>
          <w:id w:val="-735864503"/>
          <w:placeholder>
            <w:docPart w:val="C080C87FB30B4153AECB8810F7F75177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C84A7F">
              <w:delText>Conformance Phase</w:delText>
            </w:r>
          </w:del>
        </w:sdtContent>
      </w:sdt>
    </w:p>
    <w:p w14:paraId="0494EE9C" w14:textId="77777777" w:rsidR="004D33BF" w:rsidRPr="00FC6BE5" w:rsidRDefault="004D33BF" w:rsidP="004D33BF">
      <w:pPr>
        <w:pStyle w:val="MMCbodytext"/>
        <w:spacing w:before="9480"/>
        <w:ind w:left="405"/>
        <w:jc w:val="center"/>
      </w:pPr>
      <w:r>
        <w:rPr>
          <w:noProof/>
        </w:rPr>
        <w:drawing>
          <wp:inline distT="0" distB="0" distL="0" distR="0" wp14:anchorId="060620B5" wp14:editId="34218477">
            <wp:extent cx="4572635" cy="914400"/>
            <wp:effectExtent l="0" t="0" r="0" b="0"/>
            <wp:docPr id="613822095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2095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4" behindDoc="1" locked="0" layoutInCell="1" allowOverlap="1" wp14:anchorId="04E3925D" wp14:editId="3ACAB39A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2035375467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 w="12700">
                          <a:solidFill>
                            <a:srgbClr val="25538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98C4A" id="Rectangle 1" o:spid="_x0000_s1026" alt="&quot;&quot;" style="position:absolute;margin-left:-72.75pt;margin-top:186.35pt;width:612pt;height:1in;z-index:-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" fillcolor="#255388" strokecolor="#255388" strokeweight="1pt">
                <w10:wrap anchory="page"/>
              </v:rect>
            </w:pict>
          </mc:Fallback>
        </mc:AlternateContent>
      </w:r>
      <w:r w:rsidRPr="00FC6BE5">
        <w:br w:type="page"/>
      </w:r>
    </w:p>
    <w:p w14:paraId="60E893CB" w14:textId="77777777" w:rsidR="00CD481F" w:rsidRDefault="00CD481F" w:rsidP="00CD481F"/>
    <w:p w14:paraId="557AC995" w14:textId="77777777" w:rsidR="00CD481F" w:rsidRDefault="00CD481F" w:rsidP="00CD481F">
      <w:pPr>
        <w:pStyle w:val="MMCIntentionallyBlank"/>
      </w:pPr>
      <w:r>
        <w:t>This page is intentionally blank.</w:t>
      </w:r>
    </w:p>
    <w:p w14:paraId="6294361D" w14:textId="77777777" w:rsidR="00CD481F" w:rsidRDefault="00CD481F" w:rsidP="00CD481F"/>
    <w:p w14:paraId="6AECE055" w14:textId="77777777" w:rsidR="00CD481F" w:rsidRDefault="00CD481F" w:rsidP="00CD481F">
      <w:pPr>
        <w:sectPr w:rsidR="00CD481F" w:rsidSect="00763450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C670901" w14:textId="77777777" w:rsidR="00CD481F" w:rsidRDefault="00CD481F" w:rsidP="00CD481F">
      <w:pPr>
        <w:pStyle w:val="MMCTOCheaders"/>
      </w:pPr>
      <w:bookmarkStart w:id="6" w:name="_Toc193363662"/>
      <w:r>
        <w:lastRenderedPageBreak/>
        <w:t>Contents</w:t>
      </w:r>
      <w:bookmarkEnd w:id="6"/>
    </w:p>
    <w:p w14:paraId="15BAB3FB" w14:textId="6F502281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"3-3" \t "Heading 1,1,Heading 2,2,Appendix Heading 1,1,MMC_Appendix Heading 1,1" </w:instrText>
      </w:r>
      <w:r>
        <w:rPr>
          <w:b w:val="0"/>
        </w:rPr>
        <w:fldChar w:fldCharType="separate"/>
      </w:r>
      <w:r>
        <w:t>Section 1 —Conformance Phase Overview</w:t>
      </w:r>
      <w:r>
        <w:tab/>
      </w:r>
      <w:r>
        <w:fldChar w:fldCharType="begin"/>
      </w:r>
      <w:r>
        <w:instrText xml:space="preserve"> PAGEREF _Toc216785470 \h </w:instrText>
      </w:r>
      <w:r>
        <w:fldChar w:fldCharType="separate"/>
      </w:r>
      <w:r>
        <w:t>1</w:t>
      </w:r>
      <w:r>
        <w:fldChar w:fldCharType="end"/>
      </w:r>
    </w:p>
    <w:p w14:paraId="36977435" w14:textId="25A6A75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—Model Integration</w:t>
      </w:r>
      <w:r>
        <w:tab/>
      </w:r>
      <w:r>
        <w:fldChar w:fldCharType="begin"/>
      </w:r>
      <w:r>
        <w:instrText xml:space="preserve"> PAGEREF _Toc216785471 \h </w:instrText>
      </w:r>
      <w:r>
        <w:fldChar w:fldCharType="separate"/>
      </w:r>
      <w:r>
        <w:t>2</w:t>
      </w:r>
      <w:r>
        <w:fldChar w:fldCharType="end"/>
      </w:r>
    </w:p>
    <w:p w14:paraId="6B51EECA" w14:textId="343BBD7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Integration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142BDE8" w14:textId="3206E410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Duration of Synthetic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87C574E" w14:textId="63942B3A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—Stochastic Simulation Structure</w:t>
      </w:r>
      <w:r>
        <w:tab/>
      </w:r>
      <w:r>
        <w:fldChar w:fldCharType="begin"/>
      </w:r>
      <w:r>
        <w:instrText xml:space="preserve"> PAGEREF _Toc216785474 \h </w:instrText>
      </w:r>
      <w:r>
        <w:fldChar w:fldCharType="separate"/>
      </w:r>
      <w:r>
        <w:t>4</w:t>
      </w:r>
      <w:r>
        <w:fldChar w:fldCharType="end"/>
      </w:r>
    </w:p>
    <w:p w14:paraId="152E2601" w14:textId="32729EF5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6749F99" w14:textId="25AD511D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Temperature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1B8300" w14:textId="178052CE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Initial States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7D8FB6" w14:textId="68DF8E5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Parameter Variability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8FF047F" w14:textId="6F690DA6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Location and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5C4BA3" w14:textId="2255B5F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Uncertainty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CE7B57" w14:textId="4ADE32FD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Enumeration of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5E8B40" w14:textId="7BB04D8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Filtering of Events for Hydraulic Model Computation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10FD81" w14:textId="6B19A0DC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—Model Adjustments</w:t>
      </w:r>
      <w:r>
        <w:tab/>
      </w:r>
      <w:r>
        <w:fldChar w:fldCharType="begin"/>
      </w:r>
      <w:r>
        <w:instrText xml:space="preserve"> PAGEREF _Toc216785483 \h </w:instrText>
      </w:r>
      <w:r>
        <w:fldChar w:fldCharType="separate"/>
      </w:r>
      <w:r>
        <w:t>5</w:t>
      </w:r>
      <w:r>
        <w:fldChar w:fldCharType="end"/>
      </w:r>
    </w:p>
    <w:p w14:paraId="75D9FCE0" w14:textId="3AD282A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Sampling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C7145C" w14:textId="5ADB11BA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64F858" w14:textId="2E2943A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982986" w14:textId="5807DD7B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7DE68E" w14:textId="7B67681A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Location and Probability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3028624" w14:textId="2C4697E5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E0E189" w14:textId="59B1B12E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5 —Conformance Results</w:t>
      </w:r>
      <w:r>
        <w:tab/>
      </w:r>
      <w:r>
        <w:fldChar w:fldCharType="begin"/>
      </w:r>
      <w:r>
        <w:instrText xml:space="preserve"> PAGEREF _Toc216785490 \h </w:instrText>
      </w:r>
      <w:r>
        <w:fldChar w:fldCharType="separate"/>
      </w:r>
      <w:r>
        <w:t>6</w:t>
      </w:r>
      <w:r>
        <w:fldChar w:fldCharType="end"/>
      </w:r>
    </w:p>
    <w:p w14:paraId="0838EFB5" w14:textId="77B4AAB3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B50A94F" w14:textId="0E03719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7BE8CC" w14:textId="7A8030F9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Precipitation-Frequency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C9EB208" w14:textId="4D7D309F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 w:rsidRPr="00CF2027">
        <w:rPr>
          <w:noProof/>
        </w:rPr>
        <w:t>LWASS</w:t>
      </w:r>
      <w:r>
        <w:rPr>
          <w:noProof/>
        </w:rPr>
        <w:t>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209A47" w14:textId="26330AB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Discharge-Frequency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CB4033" w14:textId="4DAAA991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Elevation-Discharge Relationships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6ADD63" w14:textId="32E660A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EBBF85A" w14:textId="099ABEC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338948" w14:textId="53FC77F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0268146" w14:textId="6FF3A283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3A267C" w14:textId="6FE2B61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6 —Data Delivery</w:t>
      </w:r>
      <w:r>
        <w:tab/>
      </w:r>
      <w:r>
        <w:fldChar w:fldCharType="begin"/>
      </w:r>
      <w:r>
        <w:instrText xml:space="preserve"> PAGEREF _Toc216785501 \h </w:instrText>
      </w:r>
      <w:r>
        <w:fldChar w:fldCharType="separate"/>
      </w:r>
      <w:r>
        <w:t>7</w:t>
      </w:r>
      <w:r>
        <w:fldChar w:fldCharType="end"/>
      </w:r>
    </w:p>
    <w:p w14:paraId="41E32489" w14:textId="1C3B440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7 —Quality Control Reviews</w:t>
      </w:r>
      <w:r>
        <w:tab/>
      </w:r>
      <w:r>
        <w:fldChar w:fldCharType="begin"/>
      </w:r>
      <w:r>
        <w:instrText xml:space="preserve"> PAGEREF _Toc216785502 \h </w:instrText>
      </w:r>
      <w:r>
        <w:fldChar w:fldCharType="separate"/>
      </w:r>
      <w:r>
        <w:t>8</w:t>
      </w:r>
      <w:r>
        <w:fldChar w:fldCharType="end"/>
      </w:r>
    </w:p>
    <w:p w14:paraId="41FD6C2B" w14:textId="5DD7CD00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7.1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22B83A4" w14:textId="5976F20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A65F222" w14:textId="0BB0A3AF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_Toc216785505 \h </w:instrText>
      </w:r>
      <w:r>
        <w:fldChar w:fldCharType="separate"/>
      </w:r>
      <w:r>
        <w:t>9</w:t>
      </w:r>
      <w:r>
        <w:fldChar w:fldCharType="end"/>
      </w:r>
    </w:p>
    <w:p w14:paraId="3470787B" w14:textId="1EE8A2D9" w:rsidR="000A1118" w:rsidRDefault="00553B63" w:rsidP="0083755F">
      <w:pPr>
        <w:pStyle w:val="TOC1"/>
        <w:rPr>
          <w:b w:val="0"/>
        </w:rPr>
      </w:pPr>
      <w:r>
        <w:rPr>
          <w:b w:val="0"/>
        </w:rPr>
        <w:fldChar w:fldCharType="end"/>
      </w:r>
    </w:p>
    <w:p w14:paraId="0541593C" w14:textId="77777777" w:rsidR="00CD481F" w:rsidRDefault="00CD481F" w:rsidP="00826E1F">
      <w:pPr>
        <w:pStyle w:val="MMCTOCheaders"/>
      </w:pPr>
      <w:r>
        <w:t>List of Figures</w:t>
      </w:r>
    </w:p>
    <w:p w14:paraId="4E82A2DA" w14:textId="0545FFE3" w:rsidR="002F2DC7" w:rsidRDefault="000A11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2F2DC7">
        <w:rPr>
          <w:noProof/>
        </w:rPr>
        <w:t>Figure 2.1. Example Caption</w:t>
      </w:r>
      <w:r w:rsidR="002F2DC7">
        <w:rPr>
          <w:noProof/>
        </w:rPr>
        <w:tab/>
      </w:r>
      <w:r w:rsidR="002F2DC7">
        <w:rPr>
          <w:noProof/>
        </w:rPr>
        <w:fldChar w:fldCharType="begin"/>
      </w:r>
      <w:r w:rsidR="002F2DC7">
        <w:rPr>
          <w:noProof/>
        </w:rPr>
        <w:instrText xml:space="preserve"> PAGEREF _Toc216784220 \h </w:instrText>
      </w:r>
      <w:r w:rsidR="002F2DC7">
        <w:rPr>
          <w:noProof/>
        </w:rPr>
      </w:r>
      <w:r w:rsidR="002F2DC7">
        <w:rPr>
          <w:noProof/>
        </w:rPr>
        <w:fldChar w:fldCharType="separate"/>
      </w:r>
      <w:r w:rsidR="002F2DC7">
        <w:rPr>
          <w:noProof/>
        </w:rPr>
        <w:t>3</w:t>
      </w:r>
      <w:r w:rsidR="002F2DC7">
        <w:rPr>
          <w:noProof/>
        </w:rPr>
        <w:fldChar w:fldCharType="end"/>
      </w:r>
    </w:p>
    <w:p w14:paraId="6E6272B2" w14:textId="52B6C4CE" w:rsidR="00CD481F" w:rsidRPr="000A1118" w:rsidRDefault="000A1118" w:rsidP="00BB43BE">
      <w:pPr>
        <w:pStyle w:val="TOC1"/>
      </w:pPr>
      <w:r>
        <w:fldChar w:fldCharType="end"/>
      </w:r>
    </w:p>
    <w:p w14:paraId="51D71418" w14:textId="77777777" w:rsidR="00CD481F" w:rsidRPr="00C31354" w:rsidRDefault="00CD481F" w:rsidP="00CD481F">
      <w:pPr>
        <w:pStyle w:val="MMCTOCheaders"/>
      </w:pPr>
      <w:r>
        <w:t>List of Tables</w:t>
      </w:r>
    </w:p>
    <w:p w14:paraId="78AD1D5A" w14:textId="33F5CC5B" w:rsidR="002F2DC7" w:rsidRDefault="00F060F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2F2DC7">
        <w:rPr>
          <w:noProof/>
        </w:rPr>
        <w:t>Table 2.1. Example Caption</w:t>
      </w:r>
      <w:r w:rsidR="002F2DC7">
        <w:rPr>
          <w:noProof/>
        </w:rPr>
        <w:tab/>
      </w:r>
      <w:r w:rsidR="002F2DC7">
        <w:rPr>
          <w:noProof/>
        </w:rPr>
        <w:fldChar w:fldCharType="begin"/>
      </w:r>
      <w:r w:rsidR="002F2DC7">
        <w:rPr>
          <w:noProof/>
        </w:rPr>
        <w:instrText xml:space="preserve"> PAGEREF _Toc216784221 \h </w:instrText>
      </w:r>
      <w:r w:rsidR="002F2DC7">
        <w:rPr>
          <w:noProof/>
        </w:rPr>
      </w:r>
      <w:r w:rsidR="002F2DC7">
        <w:rPr>
          <w:noProof/>
        </w:rPr>
        <w:fldChar w:fldCharType="separate"/>
      </w:r>
      <w:r w:rsidR="002F2DC7">
        <w:rPr>
          <w:noProof/>
        </w:rPr>
        <w:t>2</w:t>
      </w:r>
      <w:r w:rsidR="002F2DC7">
        <w:rPr>
          <w:noProof/>
        </w:rPr>
        <w:fldChar w:fldCharType="end"/>
      </w:r>
    </w:p>
    <w:p w14:paraId="1C5ABF0B" w14:textId="05654E12" w:rsidR="00020389" w:rsidRPr="000A1118" w:rsidRDefault="00F060F9" w:rsidP="00BB43BE">
      <w:pPr>
        <w:pStyle w:val="TOC1"/>
      </w:pPr>
      <w:r>
        <w:fldChar w:fldCharType="end"/>
      </w:r>
    </w:p>
    <w:p w14:paraId="0B8AD90B" w14:textId="77777777" w:rsidR="009669C4" w:rsidRPr="00BB43BE" w:rsidRDefault="009669C4" w:rsidP="00BB43BE">
      <w:pPr>
        <w:pStyle w:val="TOC1"/>
        <w:rPr>
          <w:b w:val="0"/>
        </w:rPr>
      </w:pPr>
      <w:bookmarkStart w:id="7" w:name="_Toc193789861"/>
      <w:r w:rsidRPr="000A1118">
        <w:br w:type="page"/>
      </w:r>
    </w:p>
    <w:p w14:paraId="7BE0E4BB" w14:textId="7F196028" w:rsidR="003C1A18" w:rsidRDefault="003C1A18" w:rsidP="00763450">
      <w:pPr>
        <w:pStyle w:val="ApprovalHeading1"/>
      </w:pPr>
      <w:r>
        <w:lastRenderedPageBreak/>
        <w:t>Content Approval</w:t>
      </w:r>
      <w:bookmarkEnd w:id="7"/>
    </w:p>
    <w:p w14:paraId="2232101E" w14:textId="77777777" w:rsidR="006B3E83" w:rsidRDefault="006B3E83" w:rsidP="006B3E83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75A11CBF" w14:textId="77777777" w:rsidR="006B3E83" w:rsidRDefault="006B3E83" w:rsidP="00763450">
      <w:pPr>
        <w:pStyle w:val="ApprovalHeading2"/>
        <w:numPr>
          <w:ilvl w:val="0"/>
          <w:numId w:val="0"/>
        </w:numPr>
      </w:pPr>
      <w:bookmarkStart w:id="8" w:name="_Toc203116581"/>
      <w:bookmarkStart w:id="9" w:name="_Toc203123722"/>
      <w:r>
        <w:t>Project Team Lead</w:t>
      </w:r>
      <w:bookmarkEnd w:id="8"/>
      <w:bookmarkEnd w:id="9"/>
    </w:p>
    <w:p w14:paraId="40D8C106" w14:textId="77777777" w:rsidR="006B3E83" w:rsidRPr="0013538E" w:rsidRDefault="006B3E83" w:rsidP="006B3E83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5671E3E9" w14:textId="77777777" w:rsidR="006B3E83" w:rsidRDefault="006B3E83" w:rsidP="00763450">
      <w:pPr>
        <w:pStyle w:val="ApprovalHeading2"/>
        <w:numPr>
          <w:ilvl w:val="0"/>
          <w:numId w:val="0"/>
        </w:numPr>
      </w:pPr>
      <w:bookmarkStart w:id="10" w:name="_Toc203116582"/>
      <w:bookmarkStart w:id="11" w:name="_Toc203123723"/>
      <w:r>
        <w:t>Future of Flood Risk Data Program Lead</w:t>
      </w:r>
      <w:bookmarkEnd w:id="10"/>
      <w:bookmarkEnd w:id="11"/>
    </w:p>
    <w:p w14:paraId="6A414E97" w14:textId="77777777" w:rsidR="006B3E83" w:rsidRPr="008B75C7" w:rsidRDefault="006B3E83" w:rsidP="006B3E83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39DF1044" w14:textId="77777777" w:rsidR="003C1A18" w:rsidRDefault="003C1A18" w:rsidP="003C1A18">
      <w:pPr>
        <w:pStyle w:val="MMCbodytext"/>
      </w:pPr>
    </w:p>
    <w:p w14:paraId="36141FA8" w14:textId="6BBC8DFC" w:rsidR="009669C4" w:rsidRPr="00BB43BE" w:rsidRDefault="003C1A18" w:rsidP="00BB43BE">
      <w:pPr>
        <w:pStyle w:val="MMCIntentionallyBlank"/>
        <w:rPr>
          <w:rFonts w:eastAsiaTheme="majorEastAsia"/>
          <w:bCs w:val="0"/>
        </w:rPr>
      </w:pPr>
      <w:r w:rsidRPr="009669C4">
        <w:t>This page is intentionally blank.</w:t>
      </w:r>
      <w:bookmarkStart w:id="12" w:name="_Toc193789864"/>
      <w:r w:rsidR="009669C4" w:rsidRPr="009669C4">
        <w:br w:type="page"/>
      </w:r>
    </w:p>
    <w:p w14:paraId="67FAAD7A" w14:textId="6B123F52" w:rsidR="003C1A18" w:rsidRDefault="003C1A18" w:rsidP="00763450">
      <w:pPr>
        <w:pStyle w:val="ApprovalHeading1"/>
      </w:pPr>
      <w:r>
        <w:lastRenderedPageBreak/>
        <w:t>Approval to Proceed</w:t>
      </w:r>
      <w:bookmarkEnd w:id="12"/>
    </w:p>
    <w:p w14:paraId="3AFBD248" w14:textId="77777777" w:rsidR="00054AF0" w:rsidRDefault="00054AF0" w:rsidP="00054AF0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69BEF6AF" w14:textId="6B550323" w:rsidR="00054AF0" w:rsidRDefault="00054AF0" w:rsidP="00054AF0">
      <w:pPr>
        <w:pStyle w:val="MMCbodytext"/>
        <w:spacing w:after="1680"/>
        <w:rPr>
          <w:rFonts w:eastAsia="Calibri"/>
        </w:rPr>
      </w:pPr>
      <w:r w:rsidRPr="00F74B51">
        <w:rPr>
          <w:rFonts w:eastAsia="Calibri"/>
        </w:rPr>
        <w:t xml:space="preserve">Signature constitutes approval to proceed to the </w:t>
      </w:r>
      <w:r w:rsidR="00D66CC6">
        <w:rPr>
          <w:rFonts w:eastAsia="Calibri"/>
        </w:rPr>
        <w:t>production</w:t>
      </w:r>
      <w:r w:rsidRPr="00F44C7A">
        <w:rPr>
          <w:rFonts w:eastAsia="Calibri"/>
        </w:rPr>
        <w:t xml:space="preserve"> phase</w:t>
      </w:r>
      <w:r w:rsidRPr="00F74B51">
        <w:rPr>
          <w:rFonts w:eastAsia="Calibri"/>
        </w:rPr>
        <w:t>.</w:t>
      </w:r>
    </w:p>
    <w:p w14:paraId="5E0A924E" w14:textId="77777777" w:rsidR="00054AF0" w:rsidRDefault="00054AF0" w:rsidP="00763450">
      <w:pPr>
        <w:pStyle w:val="ApprovalHeading2"/>
        <w:numPr>
          <w:ilvl w:val="0"/>
          <w:numId w:val="0"/>
        </w:numPr>
      </w:pPr>
      <w:bookmarkStart w:id="13" w:name="_Toc203123725"/>
      <w:r>
        <w:t>T</w:t>
      </w:r>
      <w:r w:rsidRPr="00F74B51">
        <w:t>echnical</w:t>
      </w:r>
      <w:r>
        <w:t xml:space="preserve"> Oversight Group Representative</w:t>
      </w:r>
      <w:bookmarkEnd w:id="13"/>
    </w:p>
    <w:p w14:paraId="569BA868" w14:textId="77777777" w:rsidR="00054AF0" w:rsidRPr="008B75C7" w:rsidRDefault="00054AF0" w:rsidP="00054AF0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5BD19546" w14:textId="77777777" w:rsidR="003C1A18" w:rsidRDefault="003C1A18" w:rsidP="003C1A18">
      <w:pPr>
        <w:pStyle w:val="MMCbodytext"/>
      </w:pPr>
    </w:p>
    <w:p w14:paraId="125876EC" w14:textId="77777777" w:rsidR="003C1A18" w:rsidRDefault="003C1A18" w:rsidP="003C1A18">
      <w:pPr>
        <w:pStyle w:val="MMCIntentionallyBlank"/>
      </w:pPr>
      <w:r>
        <w:t>This page is intentionally blank.</w:t>
      </w:r>
    </w:p>
    <w:p w14:paraId="66D70310" w14:textId="77777777" w:rsidR="003C1A18" w:rsidRDefault="003C1A18" w:rsidP="003C1A18">
      <w:pPr>
        <w:pStyle w:val="MMCbodytext"/>
      </w:pPr>
    </w:p>
    <w:p w14:paraId="619D7A04" w14:textId="77777777" w:rsidR="003C1A18" w:rsidRPr="002F1D13" w:rsidRDefault="003C1A18" w:rsidP="003C1A18">
      <w:pPr>
        <w:pStyle w:val="MMCbodytext"/>
        <w:sectPr w:rsidR="003C1A18" w:rsidRPr="002F1D13" w:rsidSect="00B97377">
          <w:headerReference w:type="default" r:id="rId14"/>
          <w:footerReference w:type="even" r:id="rId15"/>
          <w:footerReference w:type="default" r:id="rId16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1E721326" w14:textId="38AA660B" w:rsidR="00C46282" w:rsidRDefault="00B97377" w:rsidP="002F2DC7">
      <w:pPr>
        <w:pStyle w:val="Heading1"/>
        <w:ind w:firstLine="1080"/>
      </w:pPr>
      <w:bookmarkStart w:id="16" w:name="_Toc193363663"/>
      <w:bookmarkStart w:id="17" w:name="_Toc193791379"/>
      <w:bookmarkStart w:id="18" w:name="_Toc196919802"/>
      <w:bookmarkStart w:id="19" w:name="_Toc203133396"/>
      <w:bookmarkStart w:id="20" w:name="_Toc216785470"/>
      <w:bookmarkEnd w:id="16"/>
      <w:bookmarkEnd w:id="17"/>
      <w:bookmarkEnd w:id="18"/>
      <w:bookmarkEnd w:id="19"/>
      <w:r>
        <w:lastRenderedPageBreak/>
        <w:t>—</w:t>
      </w:r>
      <w:r w:rsidR="00227A45">
        <w:t>Conformance Phase Overview</w:t>
      </w:r>
      <w:bookmarkEnd w:id="20"/>
    </w:p>
    <w:p w14:paraId="4BF448F5" w14:textId="73621C22" w:rsidR="000643B6" w:rsidRPr="00054AF0" w:rsidRDefault="00094880" w:rsidP="00054AF0">
      <w:pPr>
        <w:pStyle w:val="MMCbodytext"/>
      </w:pPr>
      <w:r w:rsidRPr="00054AF0">
        <w:t xml:space="preserve">Building a watershed scale model spanning the full hydrologic cycle requires additional calibration beyond calibrating the parts individually. The conformance phase of the project fully connects the individual models into a system and assures they produce reasonable results as a system without intensification or propagation of errors. At this stage in the </w:t>
      </w:r>
      <w:r w:rsidR="00733226" w:rsidRPr="00733226">
        <w:t>Future of Flood Risk Data (FFRD)</w:t>
      </w:r>
      <w:r w:rsidR="00733226">
        <w:t xml:space="preserve"> </w:t>
      </w:r>
      <w:r w:rsidRPr="00054AF0">
        <w:t>project, the models have been calibrated and reviewed independently and are now integrated into a watershed model. While the calibration may have included outputs from one model being provided to a downstream model, the entire modeling system has not yet been calibrated as a whole. The calibrated watershed needs to be tested across all conformance metrics</w:t>
      </w:r>
      <w:r w:rsidR="00856FCE">
        <w:t>,</w:t>
      </w:r>
      <w:r w:rsidRPr="00054AF0">
        <w:t xml:space="preserve"> which compare simulated frequency curves at key locations to observed frequency curves.</w:t>
      </w:r>
    </w:p>
    <w:p w14:paraId="111CAEDD" w14:textId="2179061C" w:rsidR="006003B2" w:rsidRPr="006003B2" w:rsidRDefault="00873A6A" w:rsidP="006003B2">
      <w:pPr>
        <w:pStyle w:val="MMCbodytext"/>
      </w:pPr>
      <w:r w:rsidRPr="006003B2">
        <w:t>Th</w:t>
      </w:r>
      <w:r w:rsidR="009F2242" w:rsidRPr="006003B2">
        <w:t xml:space="preserve">is report describes </w:t>
      </w:r>
      <w:r w:rsidR="000A689F" w:rsidRPr="006003B2">
        <w:t xml:space="preserve">various steps to link the suite of models, </w:t>
      </w:r>
      <w:r w:rsidR="00496650" w:rsidRPr="006003B2">
        <w:t>compute using cloud applications,</w:t>
      </w:r>
      <w:r w:rsidR="006F07C3" w:rsidRPr="006003B2">
        <w:t xml:space="preserve"> </w:t>
      </w:r>
      <w:r w:rsidR="00856FCE" w:rsidRPr="006003B2">
        <w:t xml:space="preserve">and </w:t>
      </w:r>
      <w:r w:rsidR="006F07C3" w:rsidRPr="006003B2">
        <w:t xml:space="preserve">adjust models to achieve conformance to observed data. </w:t>
      </w:r>
      <w:r w:rsidR="00856FCE" w:rsidRPr="006003B2">
        <w:t>Section 3 summarizes f</w:t>
      </w:r>
      <w:r w:rsidR="00FA4687" w:rsidRPr="006003B2">
        <w:t xml:space="preserve">looding </w:t>
      </w:r>
      <w:r w:rsidRPr="006003B2">
        <w:t xml:space="preserve">results </w:t>
      </w:r>
      <w:r w:rsidR="009F2242" w:rsidRPr="006003B2">
        <w:t xml:space="preserve">for a full </w:t>
      </w:r>
      <w:r w:rsidR="00FA4687" w:rsidRPr="006003B2">
        <w:t>XXX-year realization</w:t>
      </w:r>
      <w:r w:rsidR="004F6B6B" w:rsidRPr="006003B2">
        <w:t xml:space="preserve">. These results have been deemed acceptable by the project team and the suite of models </w:t>
      </w:r>
      <w:r w:rsidR="006C6EA1" w:rsidRPr="006003B2">
        <w:t xml:space="preserve">is recommended to be advanced to multi-realization production </w:t>
      </w:r>
      <w:r w:rsidR="00D71462" w:rsidRPr="006003B2">
        <w:t>level computations.</w:t>
      </w:r>
    </w:p>
    <w:p w14:paraId="00B17B16" w14:textId="3AEC330C" w:rsidR="005A3C83" w:rsidRPr="006003B2" w:rsidRDefault="005A3C83" w:rsidP="006003B2">
      <w:pPr>
        <w:pStyle w:val="MMCbodytext"/>
        <w:sectPr w:rsidR="005A3C83" w:rsidRPr="006003B2" w:rsidSect="002F2DC7">
          <w:headerReference w:type="default" r:id="rId17"/>
          <w:footerReference w:type="default" r:id="rId18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55810CBE" w14:textId="7B979C67" w:rsidR="006A4A83" w:rsidRDefault="00B97377" w:rsidP="002F2DC7">
      <w:pPr>
        <w:pStyle w:val="Heading1"/>
        <w:ind w:firstLine="1080"/>
      </w:pPr>
      <w:bookmarkStart w:id="23" w:name="_Toc203133398"/>
      <w:bookmarkStart w:id="24" w:name="_Toc193791381"/>
      <w:bookmarkStart w:id="25" w:name="_Toc196919804"/>
      <w:bookmarkStart w:id="26" w:name="_Toc203133399"/>
      <w:bookmarkStart w:id="27" w:name="_Toc216785471"/>
      <w:bookmarkEnd w:id="23"/>
      <w:bookmarkEnd w:id="24"/>
      <w:bookmarkEnd w:id="25"/>
      <w:bookmarkEnd w:id="26"/>
      <w:r>
        <w:lastRenderedPageBreak/>
        <w:t>—</w:t>
      </w:r>
      <w:r w:rsidR="00A91CDC">
        <w:t>Model Integration</w:t>
      </w:r>
      <w:bookmarkEnd w:id="27"/>
    </w:p>
    <w:p w14:paraId="582E8D32" w14:textId="46BDC566" w:rsidR="00A01E99" w:rsidRDefault="00A91CDC" w:rsidP="00A91CDC">
      <w:pPr>
        <w:pStyle w:val="MMCbodytext"/>
      </w:pPr>
      <w:r>
        <w:t xml:space="preserve">{Describe </w:t>
      </w:r>
      <w:r w:rsidR="496DE2FB">
        <w:t xml:space="preserve">model </w:t>
      </w:r>
      <w:r>
        <w:t>linking, generalized naming conventions, etc.</w:t>
      </w:r>
      <w:r w:rsidR="00371489">
        <w:t xml:space="preserve"> that were necessary to successfully </w:t>
      </w:r>
      <w:r w:rsidR="00DC7CF0">
        <w:t>prepare for synthetic events and to validate cloud-compute results</w:t>
      </w:r>
      <w:r w:rsidR="00A01E99">
        <w:t>}</w:t>
      </w:r>
    </w:p>
    <w:p w14:paraId="7E0CF54A" w14:textId="6251E1D9" w:rsidR="00E7402C" w:rsidRDefault="00243F4E" w:rsidP="00763450">
      <w:pPr>
        <w:pStyle w:val="Heading2"/>
      </w:pPr>
      <w:bookmarkStart w:id="28" w:name="_Toc216785472"/>
      <w:r>
        <w:t>Integration Process</w:t>
      </w:r>
      <w:bookmarkEnd w:id="28"/>
    </w:p>
    <w:p w14:paraId="4D2DD097" w14:textId="59D3661B" w:rsidR="00E46A07" w:rsidRDefault="0057426A" w:rsidP="00856FCE">
      <w:pPr>
        <w:pStyle w:val="MMCbodytext"/>
      </w:pPr>
      <w:r>
        <w:t xml:space="preserve">The following steps were taken to integrate all </w:t>
      </w:r>
      <w:r w:rsidR="00DA5800">
        <w:t>hydraulics and hydrology (</w:t>
      </w:r>
      <w:r w:rsidR="00CE0246">
        <w:t>H&amp;H</w:t>
      </w:r>
      <w:r w:rsidR="00DA5800">
        <w:t>)</w:t>
      </w:r>
      <w:r w:rsidR="00CE0246">
        <w:t xml:space="preserve"> </w:t>
      </w:r>
      <w:r>
        <w:t xml:space="preserve">models </w:t>
      </w:r>
      <w:r w:rsidR="00CE0246">
        <w:t>(</w:t>
      </w:r>
      <w:r w:rsidR="00DA5800">
        <w:t>HEC-</w:t>
      </w:r>
      <w:r w:rsidR="00CE0246">
        <w:t xml:space="preserve">HMS, </w:t>
      </w:r>
      <w:r w:rsidR="00DA5800">
        <w:t>HEC-</w:t>
      </w:r>
      <w:r w:rsidR="00CE0246">
        <w:t>ResSim</w:t>
      </w:r>
      <w:r w:rsidR="00DA5800">
        <w:t>,</w:t>
      </w:r>
      <w:r w:rsidR="00CE0246">
        <w:t xml:space="preserve"> and </w:t>
      </w:r>
      <w:r w:rsidR="00DA5800">
        <w:t>HEC-</w:t>
      </w:r>
      <w:r w:rsidR="00CE0246">
        <w:t xml:space="preserve">RAS) </w:t>
      </w:r>
      <w:r w:rsidR="00A75937">
        <w:t xml:space="preserve">to prepare for computation of </w:t>
      </w:r>
      <w:r w:rsidR="00CA3ABC">
        <w:t>multi-event realizati</w:t>
      </w:r>
      <w:r w:rsidR="00D1068E">
        <w:t>o</w:t>
      </w:r>
      <w:r w:rsidR="00CA3ABC">
        <w:t>ns</w:t>
      </w:r>
      <w:r w:rsidR="00D1068E">
        <w:t>:</w:t>
      </w:r>
    </w:p>
    <w:p w14:paraId="1F7DB698" w14:textId="1E00F9CB" w:rsidR="00B600E1" w:rsidRPr="00856FCE" w:rsidRDefault="00090F2D" w:rsidP="00BB43BE">
      <w:pPr>
        <w:pStyle w:val="MMCbulletstep1"/>
      </w:pPr>
      <w:r w:rsidRPr="00856FCE">
        <w:t xml:space="preserve">Generalized </w:t>
      </w:r>
      <w:r w:rsidR="00DA5800" w:rsidRPr="00856FCE">
        <w:t xml:space="preserve">naming conventions </w:t>
      </w:r>
      <w:r w:rsidR="00DA5800">
        <w:t xml:space="preserve">and </w:t>
      </w:r>
      <w:r w:rsidR="00114919" w:rsidRPr="00856FCE">
        <w:t>linking were applied to a c</w:t>
      </w:r>
      <w:r w:rsidR="00B600E1" w:rsidRPr="00856FCE">
        <w:t xml:space="preserve">opy of </w:t>
      </w:r>
      <w:r w:rsidR="00114919" w:rsidRPr="00856FCE">
        <w:t xml:space="preserve">the </w:t>
      </w:r>
      <w:r w:rsidR="00DA5800" w:rsidRPr="00856FCE">
        <w:t>calibrated models from the previous phase</w:t>
      </w:r>
      <w:r w:rsidR="00DA5800">
        <w:t>.</w:t>
      </w:r>
    </w:p>
    <w:p w14:paraId="17EBA6EC" w14:textId="1B8F41B7" w:rsidR="00BA7010" w:rsidRPr="00856FCE" w:rsidRDefault="00642C78" w:rsidP="00BB43BE">
      <w:pPr>
        <w:pStyle w:val="MMCbulletstep1"/>
      </w:pPr>
      <w:r w:rsidRPr="00856FCE">
        <w:t>Historic</w:t>
      </w:r>
      <w:r w:rsidR="00DA5800" w:rsidRPr="00856FCE">
        <w:t xml:space="preserve"> event recreation to validate linking (on desktop)</w:t>
      </w:r>
      <w:r w:rsidR="00DA5800">
        <w:t>.</w:t>
      </w:r>
    </w:p>
    <w:p w14:paraId="582E3591" w14:textId="144D1B9A" w:rsidR="00BA7010" w:rsidRPr="00856FCE" w:rsidRDefault="00562EED" w:rsidP="00BB43BE">
      <w:pPr>
        <w:pStyle w:val="MMCbulletstep1"/>
      </w:pPr>
      <w:r w:rsidRPr="00856FCE">
        <w:t>Development of</w:t>
      </w:r>
      <w:r w:rsidR="00DA5800" w:rsidRPr="00856FCE">
        <w:t xml:space="preserve"> stochastic model versions (hydrologic model specific)</w:t>
      </w:r>
      <w:r w:rsidR="00DA5800">
        <w:t>.</w:t>
      </w:r>
    </w:p>
    <w:p w14:paraId="45CE20B2" w14:textId="45DD2739" w:rsidR="006D19D3" w:rsidRPr="00856FCE" w:rsidRDefault="00032851" w:rsidP="00BB43BE">
      <w:pPr>
        <w:pStyle w:val="MMCbulletstep1"/>
      </w:pPr>
      <w:r w:rsidRPr="00856FCE">
        <w:t xml:space="preserve">Delivery of </w:t>
      </w:r>
      <w:r w:rsidR="005A44F0" w:rsidRPr="00856FCE">
        <w:t xml:space="preserve">all </w:t>
      </w:r>
      <w:r w:rsidR="00900C69" w:rsidRPr="00856FCE">
        <w:t xml:space="preserve">prepared </w:t>
      </w:r>
      <w:r w:rsidR="005A44F0" w:rsidRPr="00856FCE">
        <w:t>models to cloud</w:t>
      </w:r>
      <w:r w:rsidR="00DA5800">
        <w:t>.</w:t>
      </w:r>
    </w:p>
    <w:p w14:paraId="04104DC2" w14:textId="5601413E" w:rsidR="006D19D3" w:rsidRPr="00856FCE" w:rsidRDefault="00DA5800" w:rsidP="00BB43BE">
      <w:pPr>
        <w:pStyle w:val="MMCbulletstep1"/>
      </w:pPr>
      <w:r w:rsidRPr="00856FCE">
        <w:t>Cloud</w:t>
      </w:r>
      <w:r w:rsidR="00A2299C" w:rsidRPr="00856FCE">
        <w:t>-</w:t>
      </w:r>
      <w:r w:rsidR="004C789F" w:rsidRPr="00856FCE">
        <w:t xml:space="preserve">compute of </w:t>
      </w:r>
      <w:r w:rsidR="00A2299C" w:rsidRPr="00856FCE">
        <w:t>approximately 3 events</w:t>
      </w:r>
      <w:r>
        <w:t>.</w:t>
      </w:r>
    </w:p>
    <w:p w14:paraId="02C8B13A" w14:textId="65C9D801" w:rsidR="00A2299C" w:rsidRPr="00856FCE" w:rsidRDefault="00A2299C" w:rsidP="00BB43BE">
      <w:pPr>
        <w:pStyle w:val="MMCbulletstep1"/>
      </w:pPr>
      <w:r w:rsidRPr="00856FCE">
        <w:t>Confirmation of cloud-compute</w:t>
      </w:r>
      <w:r w:rsidR="00CE0246" w:rsidRPr="00856FCE">
        <w:t xml:space="preserve"> </w:t>
      </w:r>
      <w:r w:rsidR="00482C83" w:rsidRPr="00856FCE">
        <w:t>results</w:t>
      </w:r>
      <w:r w:rsidR="00DA5800">
        <w:t>.</w:t>
      </w:r>
    </w:p>
    <w:p w14:paraId="066E55DC" w14:textId="74276F60" w:rsidR="00482C83" w:rsidRDefault="00482C83" w:rsidP="00BB43BE">
      <w:pPr>
        <w:pStyle w:val="MMCbulletstep1a"/>
      </w:pPr>
      <w:r>
        <w:t>QC Review</w:t>
      </w:r>
    </w:p>
    <w:p w14:paraId="243F3ECB" w14:textId="1A39514C" w:rsidR="00482C83" w:rsidRDefault="00482C83" w:rsidP="00BB43BE">
      <w:pPr>
        <w:pStyle w:val="MMCbulletstep1a"/>
      </w:pPr>
      <w:r>
        <w:t xml:space="preserve">Comparison via </w:t>
      </w:r>
      <w:r w:rsidR="004C4C07">
        <w:t>replication of events on desktop model version</w:t>
      </w:r>
    </w:p>
    <w:p w14:paraId="31851BB6" w14:textId="2E0C91B7" w:rsidR="00044CEB" w:rsidRDefault="00044CEB" w:rsidP="00BB43BE">
      <w:pPr>
        <w:pStyle w:val="MMCbodytext"/>
      </w:pPr>
      <w:r>
        <w:t xml:space="preserve">After these steps were completed, the </w:t>
      </w:r>
      <w:r w:rsidR="00D05E6F">
        <w:t xml:space="preserve">suite of models </w:t>
      </w:r>
      <w:r w:rsidR="008C41DC">
        <w:t>was</w:t>
      </w:r>
      <w:r w:rsidR="00D05E6F">
        <w:t xml:space="preserve"> </w:t>
      </w:r>
      <w:r w:rsidR="00D82637">
        <w:t xml:space="preserve">utilized for </w:t>
      </w:r>
      <w:r w:rsidR="00881DB4">
        <w:t xml:space="preserve">a </w:t>
      </w:r>
      <w:r w:rsidR="00D82637">
        <w:t>multi-</w:t>
      </w:r>
      <w:r w:rsidR="00881DB4">
        <w:t xml:space="preserve">event </w:t>
      </w:r>
      <w:r w:rsidR="00D82637">
        <w:t>realization</w:t>
      </w:r>
      <w:r w:rsidR="00F71FE9">
        <w:t>.</w:t>
      </w:r>
      <w:r w:rsidR="00EB5750">
        <w:t xml:space="preserve"> Additional review of stochastic results and model adjustments were considered</w:t>
      </w:r>
      <w:r w:rsidR="006E7D35">
        <w:t xml:space="preserve"> as described in the </w:t>
      </w:r>
      <w:r w:rsidR="008C41DC">
        <w:t>following sections of this report.</w:t>
      </w:r>
    </w:p>
    <w:p w14:paraId="4C18D7E2" w14:textId="525480DD" w:rsidR="00574BE4" w:rsidRDefault="00574BE4" w:rsidP="00763450">
      <w:pPr>
        <w:pStyle w:val="Heading2"/>
      </w:pPr>
      <w:bookmarkStart w:id="29" w:name="_Toc216785473"/>
      <w:r>
        <w:t>Duration of Synthetic Events</w:t>
      </w:r>
      <w:bookmarkEnd w:id="29"/>
    </w:p>
    <w:p w14:paraId="52E36703" w14:textId="15D827DE" w:rsidR="00574BE4" w:rsidRPr="00CA3ABC" w:rsidRDefault="00C340BF" w:rsidP="00BB43BE">
      <w:pPr>
        <w:pStyle w:val="MMCbodytext"/>
      </w:pPr>
      <w:r>
        <w:t>[</w:t>
      </w:r>
      <w:r w:rsidR="00574BE4">
        <w:t>Descri</w:t>
      </w:r>
      <w:r>
        <w:t xml:space="preserve">ption of </w:t>
      </w:r>
      <w:r w:rsidR="00574BE4">
        <w:t xml:space="preserve">selected duration for </w:t>
      </w:r>
      <w:r w:rsidR="00F310C2">
        <w:t>stochastic storm transposition (</w:t>
      </w:r>
      <w:r w:rsidR="00574BE4">
        <w:t>SST</w:t>
      </w:r>
      <w:r w:rsidR="00F310C2">
        <w:t>)</w:t>
      </w:r>
      <w:r w:rsidR="00574BE4">
        <w:t xml:space="preserve"> events</w:t>
      </w:r>
      <w:r>
        <w:t xml:space="preserve"> and justification for this selection]</w:t>
      </w:r>
    </w:p>
    <w:p w14:paraId="40C65DE5" w14:textId="0D118B13" w:rsidR="00D62320" w:rsidRDefault="000A1118" w:rsidP="00BB43BE">
      <w:pPr>
        <w:pStyle w:val="MMCtablecaption"/>
      </w:pPr>
      <w:bookmarkStart w:id="30" w:name="_Toc193791383"/>
      <w:bookmarkStart w:id="31" w:name="_Toc196919806"/>
      <w:bookmarkStart w:id="32" w:name="_Toc216784221"/>
      <w:bookmarkEnd w:id="30"/>
      <w:bookmarkEnd w:id="31"/>
      <w:r>
        <w:t xml:space="preserve">Table </w:t>
      </w:r>
      <w:fldSimple w:instr=" STYLEREF 1 \s ">
        <w:r w:rsidR="002F2DC7">
          <w:rPr>
            <w:noProof/>
          </w:rPr>
          <w:t>2</w:t>
        </w:r>
      </w:fldSimple>
      <w:r w:rsidR="00B97377">
        <w:t>.</w:t>
      </w:r>
      <w:fldSimple w:instr=" SEQ Table \* ARABIC \s 1 ">
        <w:r w:rsidR="002F2DC7">
          <w:rPr>
            <w:noProof/>
          </w:rPr>
          <w:t>1</w:t>
        </w:r>
      </w:fldSimple>
      <w:r>
        <w:t>. Example Caption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118" w14:paraId="1703BBE2" w14:textId="77777777" w:rsidTr="000A1118">
        <w:tc>
          <w:tcPr>
            <w:tcW w:w="3116" w:type="dxa"/>
          </w:tcPr>
          <w:p w14:paraId="7B35DDF6" w14:textId="306E3CAB" w:rsidR="000A1118" w:rsidRDefault="000A1118" w:rsidP="00BB43BE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5C9128F7" w14:textId="6D64516A" w:rsidR="000A1118" w:rsidRDefault="000A1118" w:rsidP="00BB43BE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47DD7CA6" w14:textId="62008F9F" w:rsidR="000A1118" w:rsidRDefault="000A1118" w:rsidP="00BB43BE">
            <w:pPr>
              <w:pStyle w:val="MMCtablehead"/>
            </w:pPr>
            <w:r>
              <w:t>Head</w:t>
            </w:r>
          </w:p>
        </w:tc>
      </w:tr>
      <w:tr w:rsidR="000A1118" w14:paraId="322EB45B" w14:textId="77777777" w:rsidTr="000A1118">
        <w:tc>
          <w:tcPr>
            <w:tcW w:w="3116" w:type="dxa"/>
          </w:tcPr>
          <w:p w14:paraId="054B7CD6" w14:textId="3BAA61AE" w:rsidR="000A1118" w:rsidRDefault="000A1118" w:rsidP="00BB43BE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3C00C5E8" w14:textId="7466F00C" w:rsidR="000A1118" w:rsidRDefault="000A1118" w:rsidP="00BB43BE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04B5168C" w14:textId="30C9556F" w:rsidR="000A1118" w:rsidRDefault="000A1118" w:rsidP="00BB43BE">
            <w:pPr>
              <w:pStyle w:val="MMCtabletext"/>
            </w:pPr>
            <w:r>
              <w:t>Text</w:t>
            </w:r>
          </w:p>
        </w:tc>
      </w:tr>
    </w:tbl>
    <w:p w14:paraId="0350B8DE" w14:textId="77777777" w:rsidR="000A1118" w:rsidRDefault="000A1118" w:rsidP="00BB43BE">
      <w:pPr>
        <w:pStyle w:val="MMCbodytext"/>
        <w:rPr>
          <w:bCs/>
          <w:i/>
        </w:rPr>
      </w:pPr>
      <w:r>
        <w:br w:type="page"/>
      </w:r>
    </w:p>
    <w:p w14:paraId="001177D3" w14:textId="39CE6600" w:rsidR="000A1118" w:rsidRDefault="000A1118" w:rsidP="00763450">
      <w:pPr>
        <w:pStyle w:val="MMCfigurecaption"/>
        <w:keepNext/>
      </w:pPr>
      <w:bookmarkStart w:id="33" w:name="_Toc216784220"/>
      <w:r>
        <w:lastRenderedPageBreak/>
        <w:t xml:space="preserve">Figure </w:t>
      </w:r>
      <w:fldSimple w:instr=" STYLEREF 1 \s ">
        <w:r w:rsidR="002F2DC7">
          <w:rPr>
            <w:noProof/>
          </w:rPr>
          <w:t>2</w:t>
        </w:r>
      </w:fldSimple>
      <w:r w:rsidR="00B97377">
        <w:t>.</w:t>
      </w:r>
      <w:fldSimple w:instr=" SEQ Figure \* ARABIC \s 1 ">
        <w:r w:rsidR="002F2DC7">
          <w:rPr>
            <w:noProof/>
          </w:rPr>
          <w:t>1</w:t>
        </w:r>
      </w:fldSimple>
      <w:r>
        <w:t>. Example Caption</w:t>
      </w:r>
      <w:bookmarkEnd w:id="33"/>
    </w:p>
    <w:p w14:paraId="6A14652C" w14:textId="2B8ACE9B" w:rsidR="000A1118" w:rsidRDefault="000A1118" w:rsidP="00DA5800">
      <w:pPr>
        <w:pStyle w:val="MMCbodytext"/>
      </w:pPr>
      <w:r>
        <w:rPr>
          <w:noProof/>
          <w14:ligatures w14:val="standardContextual"/>
        </w:rPr>
        <w:drawing>
          <wp:inline distT="0" distB="0" distL="0" distR="0" wp14:anchorId="03AE57F2" wp14:editId="5F373260">
            <wp:extent cx="5943600" cy="3838575"/>
            <wp:effectExtent l="19050" t="19050" r="19050" b="28575"/>
            <wp:docPr id="458487139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7139" name="Picture 458487139" descr="Sforza Castle Milan in autumn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EF2BE" w14:textId="77777777" w:rsidR="000A1118" w:rsidRDefault="000A1118" w:rsidP="00BB43BE">
      <w:pPr>
        <w:pStyle w:val="MMCbodytext"/>
        <w:sectPr w:rsidR="000A1118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1B62EB7" w14:textId="43F43F03" w:rsidR="00DA628E" w:rsidRDefault="00B97377" w:rsidP="002F2DC7">
      <w:pPr>
        <w:pStyle w:val="Heading1"/>
        <w:ind w:firstLine="1080"/>
      </w:pPr>
      <w:bookmarkStart w:id="34" w:name="_Toc203133403"/>
      <w:bookmarkStart w:id="35" w:name="_Toc193791390"/>
      <w:bookmarkStart w:id="36" w:name="_Toc196919813"/>
      <w:bookmarkStart w:id="37" w:name="_Toc216785474"/>
      <w:bookmarkEnd w:id="34"/>
      <w:bookmarkEnd w:id="35"/>
      <w:bookmarkEnd w:id="36"/>
      <w:r>
        <w:lastRenderedPageBreak/>
        <w:t>—</w:t>
      </w:r>
      <w:r w:rsidR="00DA628E">
        <w:t>Stochastic Simulation Structure</w:t>
      </w:r>
      <w:bookmarkEnd w:id="37"/>
    </w:p>
    <w:p w14:paraId="266323C2" w14:textId="290FEDB5" w:rsidR="003804C7" w:rsidRDefault="00094186" w:rsidP="00763450">
      <w:pPr>
        <w:pStyle w:val="Heading2"/>
      </w:pPr>
      <w:bookmarkStart w:id="38" w:name="_Toc203133406"/>
      <w:bookmarkStart w:id="39" w:name="_Toc216785475"/>
      <w:bookmarkEnd w:id="38"/>
      <w:r>
        <w:t>Storm Event</w:t>
      </w:r>
      <w:r w:rsidR="006D2960">
        <w:t>s</w:t>
      </w:r>
      <w:bookmarkEnd w:id="39"/>
    </w:p>
    <w:p w14:paraId="13EA8DBE" w14:textId="6AA8A3AB" w:rsidR="00094186" w:rsidRDefault="00085604" w:rsidP="00BB43BE">
      <w:pPr>
        <w:pStyle w:val="MMCbulletstep1"/>
      </w:pPr>
      <w:r>
        <w:t xml:space="preserve">Generation of Seeds, </w:t>
      </w:r>
      <w:r w:rsidR="00ED7D7F">
        <w:t xml:space="preserve">Storm Catalog, </w:t>
      </w:r>
      <w:r w:rsidR="00094186">
        <w:t>Fishnets</w:t>
      </w:r>
      <w:r w:rsidR="003804C7">
        <w:t xml:space="preserve">, </w:t>
      </w:r>
      <w:r w:rsidR="00ED7D7F">
        <w:t>N</w:t>
      </w:r>
      <w:r w:rsidR="003804C7">
        <w:t>ormalization</w:t>
      </w:r>
    </w:p>
    <w:p w14:paraId="62EB140D" w14:textId="0910D5FA" w:rsidR="00E0573F" w:rsidRDefault="00E0573F" w:rsidP="00763450">
      <w:pPr>
        <w:pStyle w:val="Heading2"/>
      </w:pPr>
      <w:bookmarkStart w:id="40" w:name="_Toc216785476"/>
      <w:r>
        <w:t>Temperature</w:t>
      </w:r>
      <w:bookmarkEnd w:id="40"/>
    </w:p>
    <w:p w14:paraId="4C83D13B" w14:textId="70449830" w:rsidR="00537D5B" w:rsidRDefault="00537D5B" w:rsidP="00763450">
      <w:pPr>
        <w:pStyle w:val="Heading2"/>
      </w:pPr>
      <w:bookmarkStart w:id="41" w:name="_Toc216785477"/>
      <w:r>
        <w:t>Initial States</w:t>
      </w:r>
      <w:bookmarkEnd w:id="41"/>
    </w:p>
    <w:p w14:paraId="32994D1E" w14:textId="5284FD4F" w:rsidR="004A7F35" w:rsidRDefault="00DA628E" w:rsidP="00BB43BE">
      <w:pPr>
        <w:pStyle w:val="MMCbulletstep1"/>
      </w:pPr>
      <w:r>
        <w:t>Antecedent conditions and initial states sampling</w:t>
      </w:r>
      <w:r w:rsidR="004B75D8">
        <w:t>—</w:t>
      </w:r>
      <w:r w:rsidR="004A7F35">
        <w:t>How were initial states extracted from the period of record simulation results?</w:t>
      </w:r>
    </w:p>
    <w:p w14:paraId="13AAA80F" w14:textId="425F0547" w:rsidR="009C0EC2" w:rsidRDefault="009C0EC2" w:rsidP="00BB43BE">
      <w:pPr>
        <w:pStyle w:val="MMCbulletstep1"/>
      </w:pPr>
      <w:r>
        <w:t xml:space="preserve">Hydrologic </w:t>
      </w:r>
      <w:r w:rsidR="004B75D8">
        <w:t>parameters</w:t>
      </w:r>
    </w:p>
    <w:p w14:paraId="2B8DAC2D" w14:textId="599E3D36" w:rsidR="009C0EC2" w:rsidRDefault="009C0EC2" w:rsidP="00BB43BE">
      <w:pPr>
        <w:pStyle w:val="MMCbulletstep1"/>
      </w:pPr>
      <w:r>
        <w:t xml:space="preserve">Reservoir </w:t>
      </w:r>
      <w:r w:rsidR="004B75D8">
        <w:t>pool levels</w:t>
      </w:r>
    </w:p>
    <w:p w14:paraId="0B33B928" w14:textId="52F69185" w:rsidR="009C0EC2" w:rsidRDefault="000E699C" w:rsidP="00BB43BE">
      <w:pPr>
        <w:pStyle w:val="MMCbulletstep1"/>
      </w:pPr>
      <w:r>
        <w:t xml:space="preserve">Hydraulic </w:t>
      </w:r>
      <w:r w:rsidR="004B75D8">
        <w:t>model—</w:t>
      </w:r>
      <w:r>
        <w:t xml:space="preserve">Antecedent </w:t>
      </w:r>
      <w:r w:rsidR="004B75D8">
        <w:t>flows and water levels throughout basin</w:t>
      </w:r>
    </w:p>
    <w:p w14:paraId="57087A62" w14:textId="6D33AA62" w:rsidR="00F35E69" w:rsidRDefault="00F35E69" w:rsidP="00763450">
      <w:pPr>
        <w:pStyle w:val="Heading2"/>
      </w:pPr>
      <w:bookmarkStart w:id="42" w:name="_Toc216785478"/>
      <w:r>
        <w:t>Hydrologic Parameter Variability</w:t>
      </w:r>
      <w:bookmarkEnd w:id="42"/>
    </w:p>
    <w:p w14:paraId="289C1805" w14:textId="77777777" w:rsidR="00097547" w:rsidRDefault="00097547" w:rsidP="00BB43BE">
      <w:pPr>
        <w:pStyle w:val="MMCbulletstep1"/>
      </w:pPr>
      <w:r>
        <w:t>How were model processes and parameters extracted from the historic event simulations?</w:t>
      </w:r>
    </w:p>
    <w:p w14:paraId="69944211" w14:textId="4B81000B" w:rsidR="00BD0557" w:rsidRDefault="00BD0557" w:rsidP="00763450">
      <w:pPr>
        <w:pStyle w:val="Heading2"/>
      </w:pPr>
      <w:bookmarkStart w:id="43" w:name="_Toc216785479"/>
      <w:r>
        <w:t>Breach Location and Probability</w:t>
      </w:r>
      <w:bookmarkEnd w:id="43"/>
    </w:p>
    <w:p w14:paraId="3079CEA9" w14:textId="44BEA452" w:rsidR="006565D5" w:rsidRDefault="006565D5" w:rsidP="00BB43BE">
      <w:pPr>
        <w:pStyle w:val="MMCbodytext"/>
      </w:pPr>
      <w:r>
        <w:t>[body text]</w:t>
      </w:r>
    </w:p>
    <w:p w14:paraId="747F3F68" w14:textId="752F3E66" w:rsidR="00360920" w:rsidRDefault="00360920" w:rsidP="00763450">
      <w:pPr>
        <w:pStyle w:val="Heading2"/>
      </w:pPr>
      <w:bookmarkStart w:id="44" w:name="_Toc216785480"/>
      <w:r>
        <w:t>Structure Inventory Uncertainty</w:t>
      </w:r>
      <w:bookmarkEnd w:id="44"/>
    </w:p>
    <w:p w14:paraId="0DBE73A4" w14:textId="77777777" w:rsidR="006565D5" w:rsidRDefault="006565D5" w:rsidP="006565D5">
      <w:pPr>
        <w:pStyle w:val="MMCbodytext"/>
      </w:pPr>
      <w:r>
        <w:t>[body text]</w:t>
      </w:r>
    </w:p>
    <w:p w14:paraId="2C2AD92E" w14:textId="77777777" w:rsidR="00346EC7" w:rsidRDefault="00346EC7" w:rsidP="00763450">
      <w:pPr>
        <w:pStyle w:val="Heading2"/>
      </w:pPr>
      <w:bookmarkStart w:id="45" w:name="_Toc216785481"/>
      <w:r>
        <w:t>Enumeration of Events</w:t>
      </w:r>
      <w:bookmarkEnd w:id="45"/>
    </w:p>
    <w:p w14:paraId="3F812B09" w14:textId="264C1E39" w:rsidR="002B4BB7" w:rsidRDefault="006565D5" w:rsidP="00BB43BE">
      <w:pPr>
        <w:pStyle w:val="MMCbulletstep1"/>
      </w:pPr>
      <w:r>
        <w:t xml:space="preserve">Number </w:t>
      </w:r>
      <w:r w:rsidR="00DA628E">
        <w:t xml:space="preserve">of events </w:t>
      </w:r>
      <w:r>
        <w:t xml:space="preserve">per </w:t>
      </w:r>
      <w:r w:rsidR="00DA628E">
        <w:t xml:space="preserve">year, </w:t>
      </w:r>
      <w:r>
        <w:t xml:space="preserve">number </w:t>
      </w:r>
      <w:r w:rsidR="00DA628E">
        <w:t>of years</w:t>
      </w:r>
      <w:r>
        <w:t xml:space="preserve"> per </w:t>
      </w:r>
      <w:r w:rsidR="00DA628E">
        <w:t>realization</w:t>
      </w:r>
    </w:p>
    <w:p w14:paraId="07981A55" w14:textId="6B2AB034" w:rsidR="000A53BB" w:rsidRDefault="000A53BB" w:rsidP="00763450">
      <w:pPr>
        <w:pStyle w:val="Heading2"/>
      </w:pPr>
      <w:bookmarkStart w:id="46" w:name="_Toc216785482"/>
      <w:r>
        <w:t>Filtering of Events for Hydraulic Model Computation</w:t>
      </w:r>
      <w:bookmarkEnd w:id="46"/>
    </w:p>
    <w:p w14:paraId="61741048" w14:textId="3F89C720" w:rsidR="00110022" w:rsidRDefault="00391F4D" w:rsidP="00BB43BE">
      <w:pPr>
        <w:pStyle w:val="MMCbulletstep1"/>
      </w:pPr>
      <w:r>
        <w:t xml:space="preserve">Process for filtering important hydraulic events to compute. </w:t>
      </w:r>
      <w:r w:rsidR="00A304A5">
        <w:t xml:space="preserve">Only compute important events based on magnitude of </w:t>
      </w:r>
      <w:r w:rsidR="009D4F80">
        <w:t>response or if a breach may occur</w:t>
      </w:r>
      <w:r w:rsidR="006565D5">
        <w:t>.</w:t>
      </w:r>
    </w:p>
    <w:p w14:paraId="595CD973" w14:textId="1CC57117" w:rsidR="00110022" w:rsidRPr="00110022" w:rsidRDefault="00110022" w:rsidP="00BB43BE">
      <w:pPr>
        <w:pStyle w:val="MMCbulletstep1"/>
        <w:sectPr w:rsidR="00110022" w:rsidRPr="00110022" w:rsidSect="002F2DC7">
          <w:footerReference w:type="default" r:id="rId20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60A07AD" w14:textId="1297B97D" w:rsidR="00507651" w:rsidRDefault="00B97377" w:rsidP="002F2DC7">
      <w:pPr>
        <w:pStyle w:val="Heading1"/>
        <w:ind w:firstLine="1080"/>
      </w:pPr>
      <w:bookmarkStart w:id="47" w:name="_Toc216785483"/>
      <w:r>
        <w:lastRenderedPageBreak/>
        <w:t>—</w:t>
      </w:r>
      <w:r w:rsidR="00D45547">
        <w:t>Model</w:t>
      </w:r>
      <w:r w:rsidR="009F5148">
        <w:t xml:space="preserve"> Adjustments</w:t>
      </w:r>
      <w:bookmarkEnd w:id="47"/>
    </w:p>
    <w:p w14:paraId="6B24C1B3" w14:textId="770BB715" w:rsidR="005951FE" w:rsidRPr="006B6346" w:rsidRDefault="005951FE" w:rsidP="006B6346">
      <w:pPr>
        <w:pStyle w:val="MMCbodytext"/>
      </w:pPr>
      <w:r w:rsidRPr="006B6346">
        <w:t>The model</w:t>
      </w:r>
      <w:r w:rsidR="00581809" w:rsidRPr="006B6346">
        <w:t xml:space="preserve"> suite received various adjustments </w:t>
      </w:r>
      <w:r w:rsidR="000F68F0" w:rsidRPr="006B6346">
        <w:t xml:space="preserve">to ensure stochastic results </w:t>
      </w:r>
      <w:r w:rsidR="007D3B3A" w:rsidRPr="006B6346">
        <w:t>achieve conformance to curated observed data</w:t>
      </w:r>
      <w:r w:rsidR="00B966FA" w:rsidRPr="006B6346">
        <w:t xml:space="preserve"> as well as </w:t>
      </w:r>
      <w:r w:rsidR="00303CE7" w:rsidRPr="006B6346">
        <w:t>model stability</w:t>
      </w:r>
      <w:r w:rsidR="000F68F0" w:rsidRPr="006B6346">
        <w:t xml:space="preserve">. </w:t>
      </w:r>
    </w:p>
    <w:p w14:paraId="0A8C5D68" w14:textId="5931EB82" w:rsidR="00001106" w:rsidRPr="006B6346" w:rsidRDefault="00001106" w:rsidP="006B6346">
      <w:pPr>
        <w:pStyle w:val="MMCbodytext"/>
      </w:pPr>
      <w:r w:rsidRPr="006B6346">
        <w:t>{Log of all changes made to models required to match conformance metrics}</w:t>
      </w:r>
    </w:p>
    <w:p w14:paraId="79BE9CF6" w14:textId="4FE04B37" w:rsidR="00503DFB" w:rsidRDefault="005951FE" w:rsidP="00763450">
      <w:pPr>
        <w:pStyle w:val="Heading2"/>
      </w:pPr>
      <w:bookmarkStart w:id="48" w:name="_Toc216785484"/>
      <w:r>
        <w:t>Storm Sampling Adjustments</w:t>
      </w:r>
      <w:bookmarkEnd w:id="48"/>
    </w:p>
    <w:p w14:paraId="0F5135F4" w14:textId="77777777" w:rsidR="006B6346" w:rsidRDefault="006B6346" w:rsidP="006B6346">
      <w:pPr>
        <w:pStyle w:val="MMCbodytext"/>
      </w:pPr>
      <w:r>
        <w:t>[body text]</w:t>
      </w:r>
    </w:p>
    <w:p w14:paraId="5780F572" w14:textId="0763AF70" w:rsidR="005A289A" w:rsidRDefault="005A289A" w:rsidP="00763450">
      <w:pPr>
        <w:pStyle w:val="Heading2"/>
      </w:pPr>
      <w:bookmarkStart w:id="49" w:name="_Toc216785485"/>
      <w:r>
        <w:t>Hydrologic Model Adjustments</w:t>
      </w:r>
      <w:bookmarkEnd w:id="49"/>
    </w:p>
    <w:p w14:paraId="03F60E65" w14:textId="5BB8B191" w:rsidR="00EE4437" w:rsidRPr="006B6346" w:rsidRDefault="00EE4437" w:rsidP="00BB43BE">
      <w:pPr>
        <w:pStyle w:val="MMCbodytext"/>
      </w:pPr>
      <w:r w:rsidRPr="006B6346">
        <w:t>Initial States:  How were initial states verified for acceptability and use w/in conformance</w:t>
      </w:r>
    </w:p>
    <w:p w14:paraId="04148508" w14:textId="4690526D" w:rsidR="005A289A" w:rsidRPr="006B6346" w:rsidRDefault="00CB5F48" w:rsidP="00BB43BE">
      <w:pPr>
        <w:pStyle w:val="MMCbodytext"/>
      </w:pPr>
      <w:r w:rsidRPr="006B6346">
        <w:t>Model processes and p</w:t>
      </w:r>
      <w:r w:rsidR="005A289A" w:rsidRPr="006B6346">
        <w:t>ar</w:t>
      </w:r>
      <w:r w:rsidRPr="006B6346">
        <w:t>ameter variability</w:t>
      </w:r>
    </w:p>
    <w:p w14:paraId="56A73727" w14:textId="28649100" w:rsidR="00CB5F48" w:rsidRDefault="00573C76" w:rsidP="00763450">
      <w:pPr>
        <w:pStyle w:val="Heading2"/>
      </w:pPr>
      <w:bookmarkStart w:id="50" w:name="_Toc216785486"/>
      <w:r>
        <w:t>Reservoir Operations Model Adjustments</w:t>
      </w:r>
      <w:bookmarkEnd w:id="50"/>
    </w:p>
    <w:p w14:paraId="4E6EE57B" w14:textId="77777777" w:rsidR="006B6346" w:rsidRDefault="006B6346" w:rsidP="006B6346">
      <w:pPr>
        <w:pStyle w:val="MMCbodytext"/>
      </w:pPr>
      <w:r>
        <w:t>[body text]</w:t>
      </w:r>
    </w:p>
    <w:p w14:paraId="63EE759C" w14:textId="5A038B26" w:rsidR="00573C76" w:rsidRDefault="00661CB0" w:rsidP="00763450">
      <w:pPr>
        <w:pStyle w:val="Heading2"/>
      </w:pPr>
      <w:bookmarkStart w:id="51" w:name="_Toc216785487"/>
      <w:r>
        <w:t>Hydraulic Model Adjustments</w:t>
      </w:r>
      <w:bookmarkEnd w:id="51"/>
    </w:p>
    <w:p w14:paraId="6D436170" w14:textId="77777777" w:rsidR="006B6346" w:rsidRDefault="006B6346" w:rsidP="006B6346">
      <w:pPr>
        <w:pStyle w:val="MMCbodytext"/>
      </w:pPr>
      <w:r>
        <w:t>[body text]</w:t>
      </w:r>
    </w:p>
    <w:p w14:paraId="08AB1CC0" w14:textId="56B54562" w:rsidR="00E67BF8" w:rsidRDefault="00E67BF8" w:rsidP="00763450">
      <w:pPr>
        <w:pStyle w:val="Heading2"/>
      </w:pPr>
      <w:bookmarkStart w:id="52" w:name="_Toc216785488"/>
      <w:r>
        <w:t>Breach Location and Probability Adjustments</w:t>
      </w:r>
      <w:bookmarkEnd w:id="52"/>
    </w:p>
    <w:p w14:paraId="78166A88" w14:textId="77777777" w:rsidR="006B6346" w:rsidRDefault="006B6346" w:rsidP="006B6346">
      <w:pPr>
        <w:pStyle w:val="MMCbodytext"/>
      </w:pPr>
      <w:r>
        <w:t>[body text]</w:t>
      </w:r>
    </w:p>
    <w:p w14:paraId="347D447D" w14:textId="0746803F" w:rsidR="00661CB0" w:rsidRDefault="00661CB0" w:rsidP="00763450">
      <w:pPr>
        <w:pStyle w:val="Heading2"/>
      </w:pPr>
      <w:bookmarkStart w:id="53" w:name="_Toc216785489"/>
      <w:r>
        <w:t>Structure Inventory</w:t>
      </w:r>
      <w:r w:rsidR="00154DC2">
        <w:t xml:space="preserve"> Adjustments</w:t>
      </w:r>
      <w:bookmarkEnd w:id="53"/>
    </w:p>
    <w:p w14:paraId="58A8DF9F" w14:textId="1001F8A3" w:rsidR="00001106" w:rsidRDefault="005A3C83" w:rsidP="00BB43BE">
      <w:pPr>
        <w:pStyle w:val="MMCbodytext"/>
      </w:pPr>
      <w:r>
        <w:t>[body text]</w:t>
      </w:r>
      <w:bookmarkStart w:id="54" w:name="_Toc193791392"/>
      <w:bookmarkStart w:id="55" w:name="_Toc196919815"/>
      <w:bookmarkEnd w:id="54"/>
      <w:bookmarkEnd w:id="55"/>
    </w:p>
    <w:p w14:paraId="760810DB" w14:textId="77777777" w:rsidR="00001106" w:rsidRDefault="00001106" w:rsidP="00BB43BE">
      <w:pPr>
        <w:pStyle w:val="MMCbodytext"/>
        <w:sectPr w:rsidR="00001106" w:rsidSect="002F2DC7">
          <w:headerReference w:type="default" r:id="rId21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0F28B980" w14:textId="2501B960" w:rsidR="00001106" w:rsidRDefault="00B97377" w:rsidP="002F2DC7">
      <w:pPr>
        <w:pStyle w:val="Heading1"/>
        <w:ind w:firstLine="1080"/>
      </w:pPr>
      <w:bookmarkStart w:id="58" w:name="_Toc193791397"/>
      <w:bookmarkStart w:id="59" w:name="_Toc196919820"/>
      <w:bookmarkStart w:id="60" w:name="_Toc203133423"/>
      <w:bookmarkStart w:id="61" w:name="_Toc216785490"/>
      <w:bookmarkEnd w:id="58"/>
      <w:bookmarkEnd w:id="59"/>
      <w:bookmarkEnd w:id="60"/>
      <w:r>
        <w:lastRenderedPageBreak/>
        <w:t>—</w:t>
      </w:r>
      <w:r w:rsidR="00001106">
        <w:t xml:space="preserve">Conformance </w:t>
      </w:r>
      <w:r w:rsidR="0029480F">
        <w:t>Results</w:t>
      </w:r>
      <w:bookmarkEnd w:id="61"/>
    </w:p>
    <w:p w14:paraId="21DDEE24" w14:textId="7AAD85B9" w:rsidR="004220BA" w:rsidRDefault="004220BA" w:rsidP="004220BA">
      <w:pPr>
        <w:pStyle w:val="MMCbodytext"/>
      </w:pPr>
      <w:r>
        <w:t>Results from</w:t>
      </w:r>
      <w:r w:rsidR="00F631F5">
        <w:t xml:space="preserve"> the final conformance phase realization after all adjustments are presented in the sections below.</w:t>
      </w:r>
      <w:r w:rsidR="002E21A8">
        <w:t xml:space="preserve"> These results summarize model outputs</w:t>
      </w:r>
      <w:r w:rsidR="00B42FF0">
        <w:t xml:space="preserve"> and make comparisons to observed data where appropriate.</w:t>
      </w:r>
    </w:p>
    <w:p w14:paraId="52A031E9" w14:textId="188CC7CF" w:rsidR="00A22808" w:rsidRDefault="00A22808" w:rsidP="00763450">
      <w:pPr>
        <w:pStyle w:val="Heading2"/>
      </w:pPr>
      <w:bookmarkStart w:id="62" w:name="_Toc216785491"/>
      <w:r>
        <w:t xml:space="preserve">Storm </w:t>
      </w:r>
      <w:r w:rsidR="00A61045">
        <w:t>Types</w:t>
      </w:r>
      <w:bookmarkEnd w:id="62"/>
    </w:p>
    <w:p w14:paraId="22715091" w14:textId="77777777" w:rsidR="006003B2" w:rsidRDefault="006003B2" w:rsidP="006003B2">
      <w:pPr>
        <w:pStyle w:val="MMCbodytext"/>
      </w:pPr>
      <w:r>
        <w:t>[body text]</w:t>
      </w:r>
    </w:p>
    <w:p w14:paraId="79F9C5BF" w14:textId="49E54C18" w:rsidR="00A61045" w:rsidRPr="00A61045" w:rsidRDefault="00A61045" w:rsidP="00763450">
      <w:pPr>
        <w:pStyle w:val="Heading2"/>
      </w:pPr>
      <w:bookmarkStart w:id="63" w:name="_Toc216785492"/>
      <w:r>
        <w:t>Storm Locations</w:t>
      </w:r>
      <w:bookmarkEnd w:id="63"/>
    </w:p>
    <w:p w14:paraId="34C40DEE" w14:textId="77777777" w:rsidR="006003B2" w:rsidRDefault="006003B2" w:rsidP="006003B2">
      <w:pPr>
        <w:pStyle w:val="MMCbodytext"/>
      </w:pPr>
      <w:r>
        <w:t>[body text]</w:t>
      </w:r>
    </w:p>
    <w:p w14:paraId="0C5DF85C" w14:textId="6A957E24" w:rsidR="00001106" w:rsidRPr="002F2DC7" w:rsidRDefault="002F2DC7" w:rsidP="00763450">
      <w:pPr>
        <w:pStyle w:val="Heading2"/>
      </w:pPr>
      <w:bookmarkStart w:id="64" w:name="_Toc216785493"/>
      <w:r w:rsidRPr="00763450">
        <w:t>Precipitation-Frequency</w:t>
      </w:r>
      <w:bookmarkEnd w:id="64"/>
    </w:p>
    <w:p w14:paraId="02FD23F9" w14:textId="77777777" w:rsidR="006003B2" w:rsidRDefault="006003B2" w:rsidP="006003B2">
      <w:pPr>
        <w:pStyle w:val="MMCbodytext"/>
      </w:pPr>
      <w:r>
        <w:t>[body text]</w:t>
      </w:r>
    </w:p>
    <w:p w14:paraId="58C784C7" w14:textId="322D1430" w:rsidR="0A93CD95" w:rsidRPr="002F2DC7" w:rsidRDefault="002F2DC7" w:rsidP="00763450">
      <w:pPr>
        <w:pStyle w:val="Heading2"/>
      </w:pPr>
      <w:bookmarkStart w:id="65" w:name="_Toc216785494"/>
      <w:r w:rsidRPr="002F2DC7">
        <w:rPr>
          <w:caps w:val="0"/>
        </w:rPr>
        <w:t>LWASS</w:t>
      </w:r>
      <w:r w:rsidRPr="00763450">
        <w:t>-Frequency</w:t>
      </w:r>
      <w:bookmarkEnd w:id="65"/>
    </w:p>
    <w:p w14:paraId="64172F9C" w14:textId="77777777" w:rsidR="006003B2" w:rsidRDefault="006003B2" w:rsidP="006003B2">
      <w:pPr>
        <w:pStyle w:val="MMCbodytext"/>
      </w:pPr>
      <w:r>
        <w:t>[body text]</w:t>
      </w:r>
    </w:p>
    <w:p w14:paraId="4EB11B17" w14:textId="21023334" w:rsidR="00001106" w:rsidRPr="002F2DC7" w:rsidRDefault="002F2DC7" w:rsidP="00763450">
      <w:pPr>
        <w:pStyle w:val="Heading2"/>
      </w:pPr>
      <w:bookmarkStart w:id="66" w:name="_Toc216785495"/>
      <w:r w:rsidRPr="00763450">
        <w:t>Discharge-Frequency</w:t>
      </w:r>
      <w:bookmarkEnd w:id="66"/>
    </w:p>
    <w:p w14:paraId="674A3A14" w14:textId="77777777" w:rsidR="006003B2" w:rsidRDefault="006003B2" w:rsidP="006003B2">
      <w:pPr>
        <w:pStyle w:val="MMCbodytext"/>
      </w:pPr>
      <w:r>
        <w:t>[body text]</w:t>
      </w:r>
    </w:p>
    <w:p w14:paraId="2408DF61" w14:textId="2287F75A" w:rsidR="00001106" w:rsidRDefault="00001106" w:rsidP="00763450">
      <w:pPr>
        <w:pStyle w:val="Heading2"/>
      </w:pPr>
      <w:bookmarkStart w:id="67" w:name="_Toc216785496"/>
      <w:r>
        <w:t>Elevation-Discharge Relationships</w:t>
      </w:r>
      <w:bookmarkEnd w:id="67"/>
    </w:p>
    <w:p w14:paraId="7BA5A68A" w14:textId="77777777" w:rsidR="006003B2" w:rsidRDefault="006003B2" w:rsidP="006003B2">
      <w:pPr>
        <w:pStyle w:val="MMCbodytext"/>
      </w:pPr>
      <w:r>
        <w:t>[body text]</w:t>
      </w:r>
    </w:p>
    <w:p w14:paraId="202B8DA1" w14:textId="248D3028" w:rsidR="00001106" w:rsidRDefault="00001106" w:rsidP="00763450">
      <w:pPr>
        <w:pStyle w:val="Heading2"/>
      </w:pPr>
      <w:bookmarkStart w:id="68" w:name="_Toc216785497"/>
      <w:r>
        <w:t>Elevation-Frequency</w:t>
      </w:r>
      <w:bookmarkEnd w:id="68"/>
    </w:p>
    <w:p w14:paraId="2A19EF01" w14:textId="77777777" w:rsidR="006003B2" w:rsidRDefault="006003B2" w:rsidP="006003B2">
      <w:pPr>
        <w:pStyle w:val="MMCbodytext"/>
      </w:pPr>
      <w:r>
        <w:t>[body text]</w:t>
      </w:r>
    </w:p>
    <w:p w14:paraId="44B5CB9D" w14:textId="279EA892" w:rsidR="00211CA0" w:rsidRPr="00211CA0" w:rsidRDefault="00857129" w:rsidP="00763450">
      <w:pPr>
        <w:pStyle w:val="Heading2"/>
      </w:pPr>
      <w:bookmarkStart w:id="69" w:name="_Toc216785498"/>
      <w:r>
        <w:t>Breach</w:t>
      </w:r>
      <w:r w:rsidR="00111064">
        <w:t xml:space="preserve"> Probability</w:t>
      </w:r>
      <w:bookmarkEnd w:id="69"/>
    </w:p>
    <w:p w14:paraId="29E047D5" w14:textId="77777777" w:rsidR="006003B2" w:rsidRDefault="006003B2" w:rsidP="006003B2">
      <w:pPr>
        <w:pStyle w:val="MMCbodytext"/>
      </w:pPr>
      <w:r>
        <w:t>[body text]</w:t>
      </w:r>
    </w:p>
    <w:p w14:paraId="79E711DB" w14:textId="2765F780" w:rsidR="00001106" w:rsidRDefault="00001106" w:rsidP="00763450">
      <w:pPr>
        <w:pStyle w:val="Heading2"/>
      </w:pPr>
      <w:bookmarkStart w:id="70" w:name="_Toc216785499"/>
      <w:r>
        <w:t>Hazard Mapping</w:t>
      </w:r>
      <w:bookmarkEnd w:id="70"/>
    </w:p>
    <w:p w14:paraId="48814BA7" w14:textId="77777777" w:rsidR="006003B2" w:rsidRDefault="006003B2" w:rsidP="006003B2">
      <w:pPr>
        <w:pStyle w:val="MMCbodytext"/>
      </w:pPr>
      <w:r>
        <w:t>[body text]</w:t>
      </w:r>
    </w:p>
    <w:p w14:paraId="01F8B8DA" w14:textId="60165968" w:rsidR="00001106" w:rsidRDefault="00661C12" w:rsidP="00763450">
      <w:pPr>
        <w:pStyle w:val="Heading2"/>
      </w:pPr>
      <w:bookmarkStart w:id="71" w:name="_Toc216785500"/>
      <w:r>
        <w:t>Consequences</w:t>
      </w:r>
      <w:bookmarkEnd w:id="71"/>
    </w:p>
    <w:p w14:paraId="776BD158" w14:textId="41E5D37A" w:rsidR="006003B2" w:rsidRPr="006003B2" w:rsidRDefault="006003B2" w:rsidP="00BB43BE">
      <w:pPr>
        <w:pStyle w:val="MMCbodytext"/>
      </w:pPr>
      <w:r>
        <w:t>[body text]</w:t>
      </w:r>
    </w:p>
    <w:p w14:paraId="74FA6634" w14:textId="77777777" w:rsidR="006003B2" w:rsidRDefault="006003B2" w:rsidP="00BB43BE">
      <w:pPr>
        <w:pStyle w:val="MMCbodytext"/>
        <w:sectPr w:rsidR="006003B2" w:rsidSect="002F2DC7">
          <w:headerReference w:type="default" r:id="rId22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65CE18D4" w14:textId="11C5E7B4" w:rsidR="000711F7" w:rsidRPr="006003B2" w:rsidRDefault="00B97377" w:rsidP="002F2DC7">
      <w:pPr>
        <w:pStyle w:val="Heading1"/>
        <w:ind w:firstLine="1080"/>
      </w:pPr>
      <w:bookmarkStart w:id="74" w:name="_Toc203133435"/>
      <w:bookmarkStart w:id="75" w:name="_Toc203133436"/>
      <w:bookmarkStart w:id="76" w:name="_Toc203133437"/>
      <w:bookmarkStart w:id="77" w:name="_Toc216785501"/>
      <w:bookmarkEnd w:id="74"/>
      <w:bookmarkEnd w:id="75"/>
      <w:bookmarkEnd w:id="76"/>
      <w:r>
        <w:lastRenderedPageBreak/>
        <w:t>—</w:t>
      </w:r>
      <w:r w:rsidR="000711F7" w:rsidRPr="006003B2">
        <w:t>Data Delivery</w:t>
      </w:r>
      <w:bookmarkEnd w:id="77"/>
    </w:p>
    <w:p w14:paraId="5A9412E5" w14:textId="413BD46D" w:rsidR="000711F7" w:rsidRDefault="00472921" w:rsidP="006003B2">
      <w:pPr>
        <w:pStyle w:val="MMCbodytext"/>
      </w:pPr>
      <w:r w:rsidRPr="006003B2">
        <w:t>[</w:t>
      </w:r>
      <w:r w:rsidR="006003B2" w:rsidRPr="006003B2">
        <w:t xml:space="preserve">List </w:t>
      </w:r>
      <w:r w:rsidR="005D6FED" w:rsidRPr="006003B2">
        <w:t xml:space="preserve">and </w:t>
      </w:r>
      <w:r w:rsidRPr="006003B2">
        <w:t xml:space="preserve">description of </w:t>
      </w:r>
      <w:r w:rsidR="005D6FED" w:rsidRPr="006003B2">
        <w:t>available datasets produced through the conformance phase, also with links for data access]</w:t>
      </w:r>
    </w:p>
    <w:p w14:paraId="5F583CD4" w14:textId="633E5763" w:rsidR="006003B2" w:rsidRPr="006003B2" w:rsidRDefault="006003B2" w:rsidP="006003B2">
      <w:pPr>
        <w:pStyle w:val="MMCbodytext"/>
        <w:sectPr w:rsidR="006003B2" w:rsidRPr="006003B2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2D08FF0A" w14:textId="46899E27" w:rsidR="008415F1" w:rsidRDefault="00B97377" w:rsidP="002F2DC7">
      <w:pPr>
        <w:pStyle w:val="Heading1"/>
        <w:ind w:firstLine="1080"/>
      </w:pPr>
      <w:bookmarkStart w:id="78" w:name="_Toc196919831"/>
      <w:bookmarkStart w:id="79" w:name="_Toc203133439"/>
      <w:bookmarkStart w:id="80" w:name="_Toc216785502"/>
      <w:bookmarkEnd w:id="78"/>
      <w:bookmarkEnd w:id="79"/>
      <w:r>
        <w:lastRenderedPageBreak/>
        <w:t>—</w:t>
      </w:r>
      <w:r w:rsidR="008415F1">
        <w:t>Quality Control Reviews</w:t>
      </w:r>
      <w:bookmarkEnd w:id="80"/>
    </w:p>
    <w:p w14:paraId="4D2CFF78" w14:textId="7CD33855" w:rsidR="008415F1" w:rsidRDefault="00957513" w:rsidP="00763450">
      <w:pPr>
        <w:pStyle w:val="Heading2"/>
      </w:pPr>
      <w:bookmarkStart w:id="81" w:name="_Toc216785503"/>
      <w:r>
        <w:t>Technical Reviews</w:t>
      </w:r>
      <w:bookmarkEnd w:id="81"/>
    </w:p>
    <w:p w14:paraId="570586F9" w14:textId="77777777" w:rsidR="006003B2" w:rsidRDefault="006003B2" w:rsidP="006003B2">
      <w:pPr>
        <w:pStyle w:val="MMCbodytext"/>
      </w:pPr>
      <w:r>
        <w:t>[body text]</w:t>
      </w:r>
    </w:p>
    <w:p w14:paraId="2425058E" w14:textId="501A1FCA" w:rsidR="00957513" w:rsidRDefault="00957513" w:rsidP="00763450">
      <w:pPr>
        <w:pStyle w:val="Heading2"/>
      </w:pPr>
      <w:bookmarkStart w:id="82" w:name="_Toc216785504"/>
      <w:r>
        <w:t>Quality Control</w:t>
      </w:r>
      <w:bookmarkEnd w:id="82"/>
    </w:p>
    <w:p w14:paraId="75BEBDAF" w14:textId="335C580A" w:rsidR="00B26557" w:rsidRDefault="006003B2" w:rsidP="00BB43BE">
      <w:pPr>
        <w:pStyle w:val="MMCbodytext"/>
      </w:pPr>
      <w:r w:rsidRPr="006003B2">
        <w:t>[body text]</w:t>
      </w:r>
    </w:p>
    <w:p w14:paraId="619E06F6" w14:textId="77777777" w:rsidR="00020389" w:rsidRDefault="00020389" w:rsidP="00BB43BE">
      <w:pPr>
        <w:pStyle w:val="MMCbodytext"/>
        <w:sectPr w:rsidR="00020389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11D127C8" w14:textId="77777777" w:rsidR="00B26557" w:rsidRDefault="00020389" w:rsidP="002F2DC7">
      <w:pPr>
        <w:pStyle w:val="Heading1"/>
        <w:numPr>
          <w:ilvl w:val="0"/>
          <w:numId w:val="0"/>
        </w:numPr>
        <w:ind w:left="864"/>
      </w:pPr>
      <w:bookmarkStart w:id="83" w:name="_Toc216785505"/>
      <w:r>
        <w:lastRenderedPageBreak/>
        <w:t>List of Acronyms and Abbreviations</w:t>
      </w:r>
      <w:bookmarkEnd w:id="83"/>
    </w:p>
    <w:p w14:paraId="51562B6B" w14:textId="7F89C8DA" w:rsidR="00020389" w:rsidRPr="00BB43BE" w:rsidRDefault="006003B2" w:rsidP="00BB43BE">
      <w:pPr>
        <w:pStyle w:val="MMCacronymdefinition"/>
      </w:pPr>
      <w:r>
        <w:rPr>
          <w:rStyle w:val="MMCacronymterm"/>
        </w:rPr>
        <w:t>FFRD</w:t>
      </w:r>
      <w:r w:rsidRPr="00BB43BE">
        <w:tab/>
        <w:t>Future of Flood Risk Data</w:t>
      </w:r>
    </w:p>
    <w:p w14:paraId="50EA2520" w14:textId="77777777" w:rsidR="00B26557" w:rsidRPr="00B26557" w:rsidRDefault="00B26557">
      <w:pPr>
        <w:spacing w:line="259" w:lineRule="auto"/>
        <w:rPr>
          <w:rStyle w:val="MMCacronymterm"/>
        </w:rPr>
      </w:pPr>
    </w:p>
    <w:sectPr w:rsidR="00B26557" w:rsidRPr="00B26557" w:rsidSect="00763450"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A3068" w14:textId="77777777" w:rsidR="005D4E04" w:rsidRDefault="005D4E04">
      <w:pPr>
        <w:spacing w:after="0"/>
      </w:pPr>
      <w:r>
        <w:separator/>
      </w:r>
    </w:p>
  </w:endnote>
  <w:endnote w:type="continuationSeparator" w:id="0">
    <w:p w14:paraId="43A101B6" w14:textId="77777777" w:rsidR="005D4E04" w:rsidRDefault="005D4E04">
      <w:pPr>
        <w:spacing w:after="0"/>
      </w:pPr>
      <w:r>
        <w:continuationSeparator/>
      </w:r>
    </w:p>
  </w:endnote>
  <w:endnote w:type="continuationNotice" w:id="1">
    <w:p w14:paraId="2332386E" w14:textId="77777777" w:rsidR="005D4E04" w:rsidRDefault="005D4E0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297C" w14:textId="4E26555D" w:rsidR="00CD481F" w:rsidRPr="00BB43BE" w:rsidRDefault="00856FCE" w:rsidP="00BB43BE">
    <w:pPr>
      <w:pStyle w:val="Footer"/>
      <w:tabs>
        <w:tab w:val="left" w:pos="5560"/>
      </w:tabs>
      <w:jc w:val="left"/>
      <w:rPr>
        <w:b w:val="0"/>
        <w:color w:val="auto"/>
        <w:sz w:val="20"/>
        <w:szCs w:val="20"/>
      </w:rPr>
    </w:pPr>
    <w:r w:rsidRPr="00BB43BE">
      <w:rPr>
        <w:b w:val="0"/>
        <w:sz w:val="20"/>
        <w:szCs w:val="20"/>
      </w:rPr>
      <w:tab/>
    </w:r>
    <w:sdt>
      <w:sdtPr>
        <w:rPr>
          <w:b w:val="0"/>
          <w:sz w:val="20"/>
          <w:szCs w:val="20"/>
        </w:rPr>
        <w:id w:val="2028754719"/>
        <w:docPartObj>
          <w:docPartGallery w:val="Page Numbers (Bottom of Page)"/>
          <w:docPartUnique/>
        </w:docPartObj>
      </w:sdtPr>
      <w:sdtEndPr>
        <w:rPr>
          <w:noProof/>
          <w:color w:val="auto"/>
        </w:rPr>
      </w:sdtEndPr>
      <w:sdtContent>
        <w:r w:rsidR="00CD481F" w:rsidRPr="00BB43BE">
          <w:rPr>
            <w:b w:val="0"/>
            <w:color w:val="auto"/>
            <w:sz w:val="20"/>
            <w:szCs w:val="20"/>
          </w:rPr>
          <w:fldChar w:fldCharType="begin"/>
        </w:r>
        <w:r w:rsidR="00CD481F"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="00CD481F" w:rsidRPr="00BB43BE">
          <w:rPr>
            <w:b w:val="0"/>
            <w:color w:val="auto"/>
            <w:sz w:val="20"/>
            <w:szCs w:val="20"/>
          </w:rPr>
          <w:fldChar w:fldCharType="separate"/>
        </w:r>
        <w:r w:rsidR="00CD481F" w:rsidRPr="00BB43BE">
          <w:rPr>
            <w:b w:val="0"/>
            <w:noProof/>
            <w:color w:val="auto"/>
            <w:sz w:val="20"/>
            <w:szCs w:val="20"/>
          </w:rPr>
          <w:t>2</w:t>
        </w:r>
        <w:r w:rsidR="00CD481F"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9285936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</w:rPr>
    </w:sdtEndPr>
    <w:sdtContent>
      <w:p w14:paraId="60E8458F" w14:textId="77777777" w:rsidR="00CD481F" w:rsidRPr="00BB43BE" w:rsidRDefault="00CD481F" w:rsidP="00864DF9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BB43BE">
          <w:rPr>
            <w:b w:val="0"/>
            <w:bCs/>
            <w:color w:val="auto"/>
            <w:sz w:val="20"/>
            <w:szCs w:val="20"/>
          </w:rPr>
          <w:fldChar w:fldCharType="begin"/>
        </w:r>
        <w:r w:rsidRPr="00BB43BE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bCs/>
            <w:color w:val="auto"/>
            <w:sz w:val="20"/>
            <w:szCs w:val="20"/>
          </w:rPr>
          <w:fldChar w:fldCharType="separate"/>
        </w:r>
        <w:r w:rsidRPr="00BB43BE">
          <w:rPr>
            <w:bCs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C57D" w14:textId="77777777" w:rsidR="00CD481F" w:rsidRPr="00F060F9" w:rsidRDefault="00CD481F" w:rsidP="00864DF9">
    <w:pPr>
      <w:pStyle w:val="Footer"/>
      <w:rPr>
        <w:color w:val="00B050"/>
        <w:sz w:val="36"/>
        <w:szCs w:val="36"/>
      </w:rPr>
    </w:pPr>
    <w:r w:rsidRPr="00F060F9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AB4B" w14:textId="77777777" w:rsidR="006B6346" w:rsidRPr="00BB43BE" w:rsidRDefault="006B6346" w:rsidP="00BB43BE">
    <w:pPr>
      <w:pStyle w:val="Footer"/>
      <w:tabs>
        <w:tab w:val="left" w:pos="5560"/>
      </w:tabs>
      <w:jc w:val="left"/>
      <w:rPr>
        <w:b w:val="0"/>
        <w:color w:val="auto"/>
        <w:sz w:val="20"/>
        <w:szCs w:val="20"/>
      </w:rPr>
    </w:pPr>
    <w:r w:rsidRPr="00BB43BE">
      <w:rPr>
        <w:b w:val="0"/>
        <w:sz w:val="20"/>
        <w:szCs w:val="20"/>
      </w:rPr>
      <w:tab/>
    </w:r>
    <w:sdt>
      <w:sdtPr>
        <w:rPr>
          <w:b w:val="0"/>
          <w:sz w:val="20"/>
          <w:szCs w:val="20"/>
        </w:rPr>
        <w:id w:val="-1589385885"/>
        <w:docPartObj>
          <w:docPartGallery w:val="Page Numbers (Bottom of Page)"/>
          <w:docPartUnique/>
        </w:docPartObj>
      </w:sdtPr>
      <w:sdtEndPr>
        <w:rPr>
          <w:noProof/>
          <w:color w:val="auto"/>
        </w:rPr>
      </w:sdtEndPr>
      <w:sdtContent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-546920701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3FF0F65B" w14:textId="77777777" w:rsidR="006B6346" w:rsidRPr="00BB43BE" w:rsidRDefault="006B6346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1123812648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0CBBF612" w14:textId="77777777" w:rsidR="00D62320" w:rsidRPr="00BB43BE" w:rsidRDefault="00D62320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-1979213099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18FEEC4D" w14:textId="77777777" w:rsidR="006B6346" w:rsidRPr="00BB43BE" w:rsidRDefault="006B6346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EB478" w14:textId="77777777" w:rsidR="005D4E04" w:rsidRDefault="005D4E04">
      <w:pPr>
        <w:spacing w:after="0"/>
      </w:pPr>
      <w:r>
        <w:separator/>
      </w:r>
    </w:p>
  </w:footnote>
  <w:footnote w:type="continuationSeparator" w:id="0">
    <w:p w14:paraId="504B8F97" w14:textId="77777777" w:rsidR="005D4E04" w:rsidRDefault="005D4E04">
      <w:pPr>
        <w:spacing w:after="0"/>
      </w:pPr>
      <w:r>
        <w:continuationSeparator/>
      </w:r>
    </w:p>
  </w:footnote>
  <w:footnote w:type="continuationNotice" w:id="1">
    <w:p w14:paraId="42BC186D" w14:textId="77777777" w:rsidR="005D4E04" w:rsidRDefault="005D4E0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532D" w14:textId="77777777" w:rsidR="009669C4" w:rsidRPr="001E2C22" w:rsidRDefault="009669C4" w:rsidP="00BB43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10931910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E32DAC3" w14:textId="4370CEEF" w:rsidR="009669C4" w:rsidRPr="001E2C22" w:rsidRDefault="00C84A7F" w:rsidP="00BB43BE">
        <w:pPr>
          <w:pStyle w:val="Header"/>
          <w:rPr>
            <w:sz w:val="16"/>
            <w:szCs w:val="16"/>
          </w:rPr>
        </w:pPr>
        <w:del w:id="2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188676324"/>
      <w:placeholder>
        <w:docPart w:val="C0C777766D4C435389C7A5C224A3DE5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709AC1A8" w14:textId="6D2E94B7" w:rsidR="009669C4" w:rsidRPr="00BB43BE" w:rsidRDefault="00C84A7F" w:rsidP="00D62320">
        <w:pPr>
          <w:pStyle w:val="Header"/>
          <w:rPr>
            <w:sz w:val="16"/>
            <w:szCs w:val="16"/>
          </w:rPr>
        </w:pPr>
        <w:del w:id="3" w:author="Author">
          <w:r w:rsidRPr="00BB43BE"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BF63" w14:textId="77777777" w:rsidR="004D33BF" w:rsidRPr="001E2C22" w:rsidRDefault="004D33BF" w:rsidP="00BB43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293250183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8BE1CFE" w14:textId="3DF0B41A" w:rsidR="004D33BF" w:rsidRPr="001E2C22" w:rsidRDefault="00C84A7F" w:rsidP="00BB43BE">
        <w:pPr>
          <w:pStyle w:val="Header"/>
          <w:rPr>
            <w:sz w:val="16"/>
            <w:szCs w:val="16"/>
          </w:rPr>
        </w:pPr>
        <w:del w:id="4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868134307"/>
      <w:placeholder>
        <w:docPart w:val="2AE068D5C6404966B0C92A8D3B4C9A4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5657046" w14:textId="4C3E53B2" w:rsidR="004D33BF" w:rsidRPr="00BB43BE" w:rsidRDefault="00C84A7F" w:rsidP="00D62320">
        <w:pPr>
          <w:pStyle w:val="Header"/>
          <w:rPr>
            <w:sz w:val="16"/>
            <w:szCs w:val="16"/>
          </w:rPr>
        </w:pPr>
        <w:del w:id="5" w:author="Author">
          <w:r w:rsidRPr="00BB43BE"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9756" w14:textId="77777777" w:rsidR="003C1A18" w:rsidRPr="001E2C22" w:rsidRDefault="003C1A18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71052765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4E9C7AA" w14:textId="272F481B" w:rsidR="003C1A18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14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1936868537"/>
      <w:placeholder>
        <w:docPart w:val="0944D9729A0E487C9ACEED932C0739ED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79D7D54" w14:textId="39E8ACB8" w:rsidR="003C1A18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15" w:author="Author">
          <w:r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012B" w14:textId="77777777" w:rsidR="002B4BB7" w:rsidRPr="001E2C22" w:rsidRDefault="002B4BB7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132091822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CACBA26" w14:textId="5DBC98E5" w:rsidR="002B4BB7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21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1191177497"/>
      <w:placeholder>
        <w:docPart w:val="3FB6CBD31C53449AB31B5C5E7680B37A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96DEA04" w14:textId="04410267" w:rsidR="002B4BB7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22" w:author="Author">
          <w:r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59155" w14:textId="77777777" w:rsidR="00001106" w:rsidRPr="001E2C22" w:rsidRDefault="00001106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322197812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5C53029" w14:textId="157A28D6" w:rsidR="00001106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56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781300251"/>
      <w:placeholder>
        <w:docPart w:val="23D4CFE7CDE443DAAB1DC2631BD50F22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38D57D45" w14:textId="487989B0" w:rsidR="00001106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57" w:author="Author">
          <w:r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EDC3A" w14:textId="77777777" w:rsidR="00001106" w:rsidRPr="001E2C22" w:rsidRDefault="00001106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7339083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B337CE6" w14:textId="6811696B" w:rsidR="00001106" w:rsidRPr="001E2C22" w:rsidRDefault="00C84A7F" w:rsidP="00864DF9">
        <w:pPr>
          <w:pStyle w:val="Header"/>
          <w:jc w:val="right"/>
          <w:rPr>
            <w:sz w:val="16"/>
            <w:szCs w:val="16"/>
          </w:rPr>
        </w:pPr>
        <w:del w:id="72" w:author="Author">
          <w:r w:rsidDel="00C84A7F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297809506"/>
      <w:placeholder>
        <w:docPart w:val="BA5A0D06CBC046B7AEB129309B7D163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014B8FF9" w14:textId="64833BD9" w:rsidR="00001106" w:rsidRPr="001E2C22" w:rsidRDefault="00C84A7F" w:rsidP="00001106">
        <w:pPr>
          <w:pStyle w:val="Header"/>
          <w:jc w:val="right"/>
          <w:rPr>
            <w:sz w:val="16"/>
            <w:szCs w:val="16"/>
          </w:rPr>
        </w:pPr>
        <w:del w:id="73" w:author="Author">
          <w:r w:rsidDel="00C84A7F">
            <w:rPr>
              <w:sz w:val="16"/>
              <w:szCs w:val="16"/>
            </w:rPr>
            <w:delText>Conformance Phase</w:delText>
          </w:r>
        </w:del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02C34"/>
    <w:multiLevelType w:val="hybridMultilevel"/>
    <w:tmpl w:val="89F2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A247C66"/>
    <w:multiLevelType w:val="hybridMultilevel"/>
    <w:tmpl w:val="5D0851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8E43FC"/>
    <w:multiLevelType w:val="multilevel"/>
    <w:tmpl w:val="405A4A16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6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1D52A9C"/>
    <w:multiLevelType w:val="multilevel"/>
    <w:tmpl w:val="6AA2419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5C755C3"/>
    <w:multiLevelType w:val="hybridMultilevel"/>
    <w:tmpl w:val="8CB439DC"/>
    <w:lvl w:ilvl="0" w:tplc="08169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CE8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4C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06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A2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544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CA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A0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6A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9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8871">
    <w:abstractNumId w:val="8"/>
  </w:num>
  <w:num w:numId="2" w16cid:durableId="1438140075">
    <w:abstractNumId w:val="11"/>
  </w:num>
  <w:num w:numId="3" w16cid:durableId="1337224584">
    <w:abstractNumId w:val="1"/>
  </w:num>
  <w:num w:numId="4" w16cid:durableId="1924534959">
    <w:abstractNumId w:val="5"/>
  </w:num>
  <w:num w:numId="5" w16cid:durableId="1836800332">
    <w:abstractNumId w:val="13"/>
  </w:num>
  <w:num w:numId="6" w16cid:durableId="1852573324">
    <w:abstractNumId w:val="3"/>
  </w:num>
  <w:num w:numId="7" w16cid:durableId="1378582170">
    <w:abstractNumId w:val="15"/>
  </w:num>
  <w:num w:numId="8" w16cid:durableId="570313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40967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95943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7526038">
    <w:abstractNumId w:val="2"/>
  </w:num>
  <w:num w:numId="12" w16cid:durableId="540821690">
    <w:abstractNumId w:val="13"/>
  </w:num>
  <w:num w:numId="13" w16cid:durableId="584068919">
    <w:abstractNumId w:val="4"/>
  </w:num>
  <w:num w:numId="14" w16cid:durableId="1112435865">
    <w:abstractNumId w:val="18"/>
  </w:num>
  <w:num w:numId="15" w16cid:durableId="1736585339">
    <w:abstractNumId w:val="18"/>
  </w:num>
  <w:num w:numId="16" w16cid:durableId="459105598">
    <w:abstractNumId w:val="18"/>
  </w:num>
  <w:num w:numId="17" w16cid:durableId="1186946734">
    <w:abstractNumId w:val="18"/>
  </w:num>
  <w:num w:numId="18" w16cid:durableId="37248952">
    <w:abstractNumId w:val="7"/>
  </w:num>
  <w:num w:numId="19" w16cid:durableId="275528501">
    <w:abstractNumId w:val="7"/>
  </w:num>
  <w:num w:numId="20" w16cid:durableId="303045177">
    <w:abstractNumId w:val="12"/>
  </w:num>
  <w:num w:numId="21" w16cid:durableId="654796840">
    <w:abstractNumId w:val="5"/>
  </w:num>
  <w:num w:numId="22" w16cid:durableId="520625801">
    <w:abstractNumId w:val="13"/>
  </w:num>
  <w:num w:numId="23" w16cid:durableId="788014292">
    <w:abstractNumId w:val="3"/>
  </w:num>
  <w:num w:numId="24" w16cid:durableId="470447466">
    <w:abstractNumId w:val="0"/>
  </w:num>
  <w:num w:numId="25" w16cid:durableId="957374956">
    <w:abstractNumId w:val="17"/>
  </w:num>
  <w:num w:numId="26" w16cid:durableId="1722048427">
    <w:abstractNumId w:val="9"/>
  </w:num>
  <w:num w:numId="27" w16cid:durableId="2097091018">
    <w:abstractNumId w:val="19"/>
  </w:num>
  <w:num w:numId="28" w16cid:durableId="522060544">
    <w:abstractNumId w:val="16"/>
  </w:num>
  <w:num w:numId="29" w16cid:durableId="1045714153">
    <w:abstractNumId w:val="14"/>
  </w:num>
  <w:num w:numId="30" w16cid:durableId="960190438">
    <w:abstractNumId w:val="6"/>
  </w:num>
  <w:num w:numId="31" w16cid:durableId="1358851226">
    <w:abstractNumId w:val="10"/>
  </w:num>
  <w:num w:numId="32" w16cid:durableId="564872468">
    <w:abstractNumId w:val="5"/>
  </w:num>
  <w:num w:numId="33" w16cid:durableId="302203489">
    <w:abstractNumId w:val="5"/>
  </w:num>
  <w:num w:numId="34" w16cid:durableId="987974149">
    <w:abstractNumId w:val="5"/>
  </w:num>
  <w:num w:numId="35" w16cid:durableId="1422490658">
    <w:abstractNumId w:val="5"/>
  </w:num>
  <w:num w:numId="36" w16cid:durableId="1981497307">
    <w:abstractNumId w:val="5"/>
  </w:num>
  <w:num w:numId="37" w16cid:durableId="1815484823">
    <w:abstractNumId w:val="5"/>
  </w:num>
  <w:num w:numId="38" w16cid:durableId="1964845375">
    <w:abstractNumId w:val="7"/>
  </w:num>
  <w:num w:numId="39" w16cid:durableId="64574323">
    <w:abstractNumId w:val="5"/>
  </w:num>
  <w:num w:numId="40" w16cid:durableId="468283085">
    <w:abstractNumId w:val="12"/>
  </w:num>
  <w:num w:numId="41" w16cid:durableId="2068995459">
    <w:abstractNumId w:val="13"/>
  </w:num>
  <w:num w:numId="42" w16cid:durableId="616064530">
    <w:abstractNumId w:val="3"/>
  </w:num>
  <w:num w:numId="43" w16cid:durableId="332879738">
    <w:abstractNumId w:val="0"/>
  </w:num>
  <w:num w:numId="44" w16cid:durableId="752049923">
    <w:abstractNumId w:val="17"/>
  </w:num>
  <w:num w:numId="45" w16cid:durableId="1071387183">
    <w:abstractNumId w:val="9"/>
  </w:num>
  <w:num w:numId="46" w16cid:durableId="929461028">
    <w:abstractNumId w:val="19"/>
  </w:num>
  <w:num w:numId="47" w16cid:durableId="2099446561">
    <w:abstractNumId w:val="16"/>
  </w:num>
  <w:num w:numId="48" w16cid:durableId="833834794">
    <w:abstractNumId w:val="14"/>
  </w:num>
  <w:num w:numId="49" w16cid:durableId="1166870412">
    <w:abstractNumId w:val="6"/>
  </w:num>
  <w:num w:numId="50" w16cid:durableId="1191187977">
    <w:abstractNumId w:val="10"/>
  </w:num>
  <w:num w:numId="51" w16cid:durableId="1793286829">
    <w:abstractNumId w:val="5"/>
  </w:num>
  <w:num w:numId="52" w16cid:durableId="411128897">
    <w:abstractNumId w:val="5"/>
  </w:num>
  <w:num w:numId="53" w16cid:durableId="824589639">
    <w:abstractNumId w:val="5"/>
  </w:num>
  <w:num w:numId="54" w16cid:durableId="314771303">
    <w:abstractNumId w:val="5"/>
  </w:num>
  <w:num w:numId="55" w16cid:durableId="957684878">
    <w:abstractNumId w:val="5"/>
  </w:num>
  <w:num w:numId="56" w16cid:durableId="37894750">
    <w:abstractNumId w:val="5"/>
  </w:num>
  <w:num w:numId="57" w16cid:durableId="1512185334">
    <w:abstractNumId w:val="5"/>
  </w:num>
  <w:num w:numId="58" w16cid:durableId="1347445102">
    <w:abstractNumId w:val="18"/>
  </w:num>
  <w:num w:numId="59" w16cid:durableId="1111050635">
    <w:abstractNumId w:val="18"/>
  </w:num>
  <w:num w:numId="60" w16cid:durableId="297731883">
    <w:abstractNumId w:val="18"/>
  </w:num>
  <w:num w:numId="61" w16cid:durableId="715856351">
    <w:abstractNumId w:val="18"/>
  </w:num>
  <w:num w:numId="62" w16cid:durableId="892540326">
    <w:abstractNumId w:val="18"/>
  </w:num>
  <w:num w:numId="63" w16cid:durableId="897327013">
    <w:abstractNumId w:val="18"/>
  </w:num>
  <w:num w:numId="64" w16cid:durableId="766584697">
    <w:abstractNumId w:val="18"/>
  </w:num>
  <w:num w:numId="65" w16cid:durableId="114758779">
    <w:abstractNumId w:val="18"/>
  </w:num>
  <w:num w:numId="66" w16cid:durableId="1521241675">
    <w:abstractNumId w:val="1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1F"/>
    <w:rsid w:val="00001106"/>
    <w:rsid w:val="00011702"/>
    <w:rsid w:val="00020124"/>
    <w:rsid w:val="00020389"/>
    <w:rsid w:val="00032851"/>
    <w:rsid w:val="0003609C"/>
    <w:rsid w:val="00041FD0"/>
    <w:rsid w:val="00042E0C"/>
    <w:rsid w:val="00044CEB"/>
    <w:rsid w:val="00054AF0"/>
    <w:rsid w:val="000643B6"/>
    <w:rsid w:val="000711F7"/>
    <w:rsid w:val="00082FB1"/>
    <w:rsid w:val="00085604"/>
    <w:rsid w:val="00090F2D"/>
    <w:rsid w:val="00094186"/>
    <w:rsid w:val="00094880"/>
    <w:rsid w:val="00097547"/>
    <w:rsid w:val="000A1118"/>
    <w:rsid w:val="000A53BB"/>
    <w:rsid w:val="000A689F"/>
    <w:rsid w:val="000A6C57"/>
    <w:rsid w:val="000E699C"/>
    <w:rsid w:val="000F68F0"/>
    <w:rsid w:val="00104C64"/>
    <w:rsid w:val="00110022"/>
    <w:rsid w:val="00111064"/>
    <w:rsid w:val="00112287"/>
    <w:rsid w:val="00114919"/>
    <w:rsid w:val="00115207"/>
    <w:rsid w:val="00153156"/>
    <w:rsid w:val="00154DC2"/>
    <w:rsid w:val="0015587D"/>
    <w:rsid w:val="0016160D"/>
    <w:rsid w:val="00192B26"/>
    <w:rsid w:val="001A358F"/>
    <w:rsid w:val="001B2AF0"/>
    <w:rsid w:val="001B6D27"/>
    <w:rsid w:val="001E4BB1"/>
    <w:rsid w:val="00211B00"/>
    <w:rsid w:val="00211CA0"/>
    <w:rsid w:val="00227A45"/>
    <w:rsid w:val="00243F4E"/>
    <w:rsid w:val="00244906"/>
    <w:rsid w:val="00266BCD"/>
    <w:rsid w:val="00273598"/>
    <w:rsid w:val="002801E3"/>
    <w:rsid w:val="0029444F"/>
    <w:rsid w:val="0029480F"/>
    <w:rsid w:val="002A62F5"/>
    <w:rsid w:val="002B1F91"/>
    <w:rsid w:val="002B4BB7"/>
    <w:rsid w:val="002D2CDE"/>
    <w:rsid w:val="002E21A8"/>
    <w:rsid w:val="002F2858"/>
    <w:rsid w:val="002F2DC7"/>
    <w:rsid w:val="002F5A32"/>
    <w:rsid w:val="00303CE7"/>
    <w:rsid w:val="003240C5"/>
    <w:rsid w:val="00334AD7"/>
    <w:rsid w:val="003414B3"/>
    <w:rsid w:val="00345D73"/>
    <w:rsid w:val="00346EC7"/>
    <w:rsid w:val="00360920"/>
    <w:rsid w:val="00362523"/>
    <w:rsid w:val="003667EE"/>
    <w:rsid w:val="0037105A"/>
    <w:rsid w:val="00371489"/>
    <w:rsid w:val="00380328"/>
    <w:rsid w:val="003804C7"/>
    <w:rsid w:val="00390894"/>
    <w:rsid w:val="00391229"/>
    <w:rsid w:val="00391F4D"/>
    <w:rsid w:val="00394024"/>
    <w:rsid w:val="003B0E89"/>
    <w:rsid w:val="003B460E"/>
    <w:rsid w:val="003C1A18"/>
    <w:rsid w:val="004206E3"/>
    <w:rsid w:val="004214B6"/>
    <w:rsid w:val="004220BA"/>
    <w:rsid w:val="00422AC6"/>
    <w:rsid w:val="00431A07"/>
    <w:rsid w:val="00446403"/>
    <w:rsid w:val="00452FFC"/>
    <w:rsid w:val="00472921"/>
    <w:rsid w:val="00475E4D"/>
    <w:rsid w:val="00477D99"/>
    <w:rsid w:val="00482C83"/>
    <w:rsid w:val="00496650"/>
    <w:rsid w:val="004A7F35"/>
    <w:rsid w:val="004B75D8"/>
    <w:rsid w:val="004C4C07"/>
    <w:rsid w:val="004C789F"/>
    <w:rsid w:val="004D33BF"/>
    <w:rsid w:val="004D4AB5"/>
    <w:rsid w:val="004E289C"/>
    <w:rsid w:val="004F6B6B"/>
    <w:rsid w:val="005020CB"/>
    <w:rsid w:val="00502D3D"/>
    <w:rsid w:val="00503DFB"/>
    <w:rsid w:val="005071E3"/>
    <w:rsid w:val="00507651"/>
    <w:rsid w:val="00507792"/>
    <w:rsid w:val="00507B9E"/>
    <w:rsid w:val="00510BC4"/>
    <w:rsid w:val="005158BC"/>
    <w:rsid w:val="005203A6"/>
    <w:rsid w:val="00537D5B"/>
    <w:rsid w:val="00553B63"/>
    <w:rsid w:val="00562EED"/>
    <w:rsid w:val="00564941"/>
    <w:rsid w:val="00573C76"/>
    <w:rsid w:val="0057426A"/>
    <w:rsid w:val="00574BE4"/>
    <w:rsid w:val="00581809"/>
    <w:rsid w:val="00585409"/>
    <w:rsid w:val="00591AA9"/>
    <w:rsid w:val="005951FE"/>
    <w:rsid w:val="005A289A"/>
    <w:rsid w:val="005A3C83"/>
    <w:rsid w:val="005A44F0"/>
    <w:rsid w:val="005B196A"/>
    <w:rsid w:val="005B7CBD"/>
    <w:rsid w:val="005C2963"/>
    <w:rsid w:val="005C5262"/>
    <w:rsid w:val="005D063B"/>
    <w:rsid w:val="005D4E04"/>
    <w:rsid w:val="005D6FED"/>
    <w:rsid w:val="006000E2"/>
    <w:rsid w:val="006003B2"/>
    <w:rsid w:val="00606122"/>
    <w:rsid w:val="00611646"/>
    <w:rsid w:val="00642C78"/>
    <w:rsid w:val="006446EE"/>
    <w:rsid w:val="006506C7"/>
    <w:rsid w:val="006565D5"/>
    <w:rsid w:val="00661C12"/>
    <w:rsid w:val="00661CB0"/>
    <w:rsid w:val="00663A5D"/>
    <w:rsid w:val="00684A0B"/>
    <w:rsid w:val="006A07B6"/>
    <w:rsid w:val="006A4A83"/>
    <w:rsid w:val="006B3E83"/>
    <w:rsid w:val="006B6346"/>
    <w:rsid w:val="006C2570"/>
    <w:rsid w:val="006C6EA1"/>
    <w:rsid w:val="006D19D3"/>
    <w:rsid w:val="006D2960"/>
    <w:rsid w:val="006E2AF8"/>
    <w:rsid w:val="006E2F01"/>
    <w:rsid w:val="006E7D35"/>
    <w:rsid w:val="006F07C3"/>
    <w:rsid w:val="006F60E4"/>
    <w:rsid w:val="00733226"/>
    <w:rsid w:val="007377BF"/>
    <w:rsid w:val="00763450"/>
    <w:rsid w:val="00773491"/>
    <w:rsid w:val="007820F3"/>
    <w:rsid w:val="007A2C3F"/>
    <w:rsid w:val="007B0F03"/>
    <w:rsid w:val="007B5129"/>
    <w:rsid w:val="007C4251"/>
    <w:rsid w:val="007D3B3A"/>
    <w:rsid w:val="008041BE"/>
    <w:rsid w:val="00804EC1"/>
    <w:rsid w:val="00826E1F"/>
    <w:rsid w:val="0083755F"/>
    <w:rsid w:val="008415F1"/>
    <w:rsid w:val="008555E0"/>
    <w:rsid w:val="00856FCE"/>
    <w:rsid w:val="00857129"/>
    <w:rsid w:val="00864DF9"/>
    <w:rsid w:val="00873A6A"/>
    <w:rsid w:val="00876AB6"/>
    <w:rsid w:val="00881DB4"/>
    <w:rsid w:val="00885D2E"/>
    <w:rsid w:val="00886C51"/>
    <w:rsid w:val="00886D37"/>
    <w:rsid w:val="008B259F"/>
    <w:rsid w:val="008C41DC"/>
    <w:rsid w:val="008D7781"/>
    <w:rsid w:val="008E4093"/>
    <w:rsid w:val="00900C69"/>
    <w:rsid w:val="00900F3D"/>
    <w:rsid w:val="009340A6"/>
    <w:rsid w:val="009434E7"/>
    <w:rsid w:val="00955672"/>
    <w:rsid w:val="00957513"/>
    <w:rsid w:val="009669C4"/>
    <w:rsid w:val="00971AFF"/>
    <w:rsid w:val="00974032"/>
    <w:rsid w:val="0099442B"/>
    <w:rsid w:val="009C0EC2"/>
    <w:rsid w:val="009C23B7"/>
    <w:rsid w:val="009D4F80"/>
    <w:rsid w:val="009E56F1"/>
    <w:rsid w:val="009F2242"/>
    <w:rsid w:val="009F5148"/>
    <w:rsid w:val="00A01E99"/>
    <w:rsid w:val="00A03B3B"/>
    <w:rsid w:val="00A07FEF"/>
    <w:rsid w:val="00A22808"/>
    <w:rsid w:val="00A2299C"/>
    <w:rsid w:val="00A304A5"/>
    <w:rsid w:val="00A3265D"/>
    <w:rsid w:val="00A61045"/>
    <w:rsid w:val="00A657F1"/>
    <w:rsid w:val="00A75344"/>
    <w:rsid w:val="00A75937"/>
    <w:rsid w:val="00A76506"/>
    <w:rsid w:val="00A86331"/>
    <w:rsid w:val="00A904B2"/>
    <w:rsid w:val="00A91CDC"/>
    <w:rsid w:val="00AA77CD"/>
    <w:rsid w:val="00AE2A33"/>
    <w:rsid w:val="00AF0163"/>
    <w:rsid w:val="00B00BB9"/>
    <w:rsid w:val="00B26557"/>
    <w:rsid w:val="00B42FF0"/>
    <w:rsid w:val="00B4683D"/>
    <w:rsid w:val="00B600E1"/>
    <w:rsid w:val="00B71392"/>
    <w:rsid w:val="00B76A9A"/>
    <w:rsid w:val="00B83977"/>
    <w:rsid w:val="00B966FA"/>
    <w:rsid w:val="00B97377"/>
    <w:rsid w:val="00BA30B9"/>
    <w:rsid w:val="00BA7010"/>
    <w:rsid w:val="00BB43BE"/>
    <w:rsid w:val="00BD0557"/>
    <w:rsid w:val="00BF515B"/>
    <w:rsid w:val="00BF583D"/>
    <w:rsid w:val="00C04360"/>
    <w:rsid w:val="00C14331"/>
    <w:rsid w:val="00C1631C"/>
    <w:rsid w:val="00C340BF"/>
    <w:rsid w:val="00C41A1C"/>
    <w:rsid w:val="00C46282"/>
    <w:rsid w:val="00C46747"/>
    <w:rsid w:val="00C47618"/>
    <w:rsid w:val="00C52808"/>
    <w:rsid w:val="00C731F2"/>
    <w:rsid w:val="00C73D82"/>
    <w:rsid w:val="00C822E3"/>
    <w:rsid w:val="00C84A7F"/>
    <w:rsid w:val="00CA1AB7"/>
    <w:rsid w:val="00CA3ABC"/>
    <w:rsid w:val="00CA7185"/>
    <w:rsid w:val="00CB5F48"/>
    <w:rsid w:val="00CD2518"/>
    <w:rsid w:val="00CD481F"/>
    <w:rsid w:val="00CD545B"/>
    <w:rsid w:val="00CE0246"/>
    <w:rsid w:val="00CF5794"/>
    <w:rsid w:val="00CF7475"/>
    <w:rsid w:val="00CF7BFA"/>
    <w:rsid w:val="00D0548D"/>
    <w:rsid w:val="00D05E6F"/>
    <w:rsid w:val="00D1068E"/>
    <w:rsid w:val="00D11415"/>
    <w:rsid w:val="00D40C1F"/>
    <w:rsid w:val="00D45547"/>
    <w:rsid w:val="00D46761"/>
    <w:rsid w:val="00D62320"/>
    <w:rsid w:val="00D66CC6"/>
    <w:rsid w:val="00D71462"/>
    <w:rsid w:val="00D82637"/>
    <w:rsid w:val="00D91275"/>
    <w:rsid w:val="00DA5800"/>
    <w:rsid w:val="00DA628E"/>
    <w:rsid w:val="00DB177A"/>
    <w:rsid w:val="00DC7A36"/>
    <w:rsid w:val="00DC7CF0"/>
    <w:rsid w:val="00DE0617"/>
    <w:rsid w:val="00DF48F3"/>
    <w:rsid w:val="00DF4BEE"/>
    <w:rsid w:val="00DF7DB5"/>
    <w:rsid w:val="00E0573F"/>
    <w:rsid w:val="00E1009E"/>
    <w:rsid w:val="00E317DC"/>
    <w:rsid w:val="00E40D6F"/>
    <w:rsid w:val="00E46A07"/>
    <w:rsid w:val="00E53D77"/>
    <w:rsid w:val="00E67BF8"/>
    <w:rsid w:val="00E7402C"/>
    <w:rsid w:val="00E8359B"/>
    <w:rsid w:val="00EA00D4"/>
    <w:rsid w:val="00EB105E"/>
    <w:rsid w:val="00EB5750"/>
    <w:rsid w:val="00EC3EC2"/>
    <w:rsid w:val="00ED7D7F"/>
    <w:rsid w:val="00EE4437"/>
    <w:rsid w:val="00EF7EA4"/>
    <w:rsid w:val="00F060F9"/>
    <w:rsid w:val="00F12590"/>
    <w:rsid w:val="00F310C2"/>
    <w:rsid w:val="00F35E69"/>
    <w:rsid w:val="00F56D5D"/>
    <w:rsid w:val="00F61048"/>
    <w:rsid w:val="00F631F5"/>
    <w:rsid w:val="00F71FE9"/>
    <w:rsid w:val="00F92965"/>
    <w:rsid w:val="00FA24CF"/>
    <w:rsid w:val="00FA4687"/>
    <w:rsid w:val="00FB1E49"/>
    <w:rsid w:val="00FB2E51"/>
    <w:rsid w:val="00FF1ADE"/>
    <w:rsid w:val="0460E518"/>
    <w:rsid w:val="05508347"/>
    <w:rsid w:val="0867308E"/>
    <w:rsid w:val="0A93CD95"/>
    <w:rsid w:val="1C497038"/>
    <w:rsid w:val="496DE2FB"/>
    <w:rsid w:val="50A4989F"/>
    <w:rsid w:val="50F6FC1E"/>
    <w:rsid w:val="542446B6"/>
    <w:rsid w:val="543336AA"/>
    <w:rsid w:val="5859845C"/>
    <w:rsid w:val="5876FE4A"/>
    <w:rsid w:val="58BB7FD0"/>
    <w:rsid w:val="5BA89210"/>
    <w:rsid w:val="5F57E68D"/>
    <w:rsid w:val="5FBE6D13"/>
    <w:rsid w:val="5FE11063"/>
    <w:rsid w:val="65B88D52"/>
    <w:rsid w:val="69E9964D"/>
    <w:rsid w:val="7436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CBC5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EB105E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EB105E"/>
    <w:pPr>
      <w:keepNext/>
      <w:keepLines/>
      <w:numPr>
        <w:numId w:val="66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EB105E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EB105E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EB105E"/>
    <w:pPr>
      <w:keepNext/>
      <w:keepLines/>
      <w:numPr>
        <w:ilvl w:val="3"/>
        <w:numId w:val="66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EB105E"/>
    <w:pPr>
      <w:keepNext/>
      <w:keepLines/>
      <w:numPr>
        <w:ilvl w:val="4"/>
        <w:numId w:val="66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EB105E"/>
    <w:pPr>
      <w:keepNext/>
      <w:keepLines/>
      <w:numPr>
        <w:ilvl w:val="5"/>
        <w:numId w:val="66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EB105E"/>
    <w:pPr>
      <w:keepNext/>
      <w:keepLines/>
      <w:numPr>
        <w:ilvl w:val="6"/>
        <w:numId w:val="66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EB105E"/>
    <w:pPr>
      <w:keepNext/>
      <w:keepLines/>
      <w:numPr>
        <w:ilvl w:val="7"/>
        <w:numId w:val="66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EB105E"/>
    <w:pPr>
      <w:keepNext/>
      <w:keepLines/>
      <w:numPr>
        <w:ilvl w:val="8"/>
        <w:numId w:val="66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DA5800"/>
    <w:pPr>
      <w:numPr>
        <w:numId w:val="41"/>
      </w:numPr>
      <w:tabs>
        <w:tab w:val="left" w:pos="720"/>
      </w:tabs>
      <w:autoSpaceDE w:val="0"/>
      <w:autoSpaceDN w:val="0"/>
      <w:adjustRightInd w:val="0"/>
      <w:spacing w:after="240" w:line="24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5C2963"/>
    <w:pPr>
      <w:numPr>
        <w:numId w:val="42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EB105E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5C296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05E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EB105E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5C2963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EB105E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3"/>
      </w:numPr>
    </w:pPr>
  </w:style>
  <w:style w:type="paragraph" w:styleId="Caption">
    <w:name w:val="caption"/>
    <w:basedOn w:val="Normal"/>
    <w:next w:val="Normal"/>
    <w:uiPriority w:val="35"/>
    <w:semiHidden/>
    <w:qFormat/>
    <w:rsid w:val="005C2963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5C296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C2963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B105E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C2963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105E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5C2963"/>
    <w:rPr>
      <w:i/>
      <w:iCs/>
    </w:rPr>
  </w:style>
  <w:style w:type="paragraph" w:customStyle="1" w:styleId="figurecaption">
    <w:name w:val="figure_caption"/>
    <w:basedOn w:val="Normal"/>
    <w:semiHidden/>
    <w:rsid w:val="005C2963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5C2963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B105E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5C29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105E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EB105E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B105E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EB105E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EB105E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EB105E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5C2963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5C2963"/>
    <w:pPr>
      <w:numPr>
        <w:numId w:val="40"/>
      </w:numPr>
      <w:contextualSpacing/>
    </w:pPr>
  </w:style>
  <w:style w:type="paragraph" w:customStyle="1" w:styleId="MMCacronymdefinition">
    <w:name w:val="MMC_acronym definition"/>
    <w:basedOn w:val="Normal"/>
    <w:rsid w:val="005C2963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5C2963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5C2963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EB105E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5C2963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5C2963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5C2963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5C2963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5C2963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5C2963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5C2963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5C2963"/>
    <w:pPr>
      <w:spacing w:before="3600"/>
    </w:pPr>
  </w:style>
  <w:style w:type="paragraph" w:customStyle="1" w:styleId="MMCnotehead">
    <w:name w:val="MMC_note_head"/>
    <w:rsid w:val="005C2963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5C2963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5C2963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5C2963"/>
    <w:pPr>
      <w:numPr>
        <w:numId w:val="47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5C2963"/>
    <w:pPr>
      <w:widowControl w:val="0"/>
      <w:numPr>
        <w:numId w:val="48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5C2963"/>
    <w:pPr>
      <w:widowControl/>
      <w:numPr>
        <w:numId w:val="49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5C2963"/>
    <w:pPr>
      <w:numPr>
        <w:numId w:val="50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5C2963"/>
  </w:style>
  <w:style w:type="paragraph" w:customStyle="1" w:styleId="MMCtablehead">
    <w:name w:val="MMC_table_head"/>
    <w:basedOn w:val="Normal"/>
    <w:rsid w:val="005C2963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5C2963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5C2963"/>
    <w:rPr>
      <w:sz w:val="16"/>
    </w:rPr>
  </w:style>
  <w:style w:type="paragraph" w:customStyle="1" w:styleId="MMCTOCheaders">
    <w:name w:val="MMC_TOC_headers"/>
    <w:qFormat/>
    <w:rsid w:val="005C2963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5C296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5C2963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B105E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5C2963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5C2963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5C2963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C296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B10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0A1118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5C2963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5C2963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5C2963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5C2963"/>
  </w:style>
  <w:style w:type="character" w:styleId="UnresolvedMention">
    <w:name w:val="Unresolved Mention"/>
    <w:basedOn w:val="DefaultParagraphFont"/>
    <w:uiPriority w:val="99"/>
    <w:semiHidden/>
    <w:rsid w:val="005C296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CD481F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B105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D481F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B105E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D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B105E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CD481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904B2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CoverReportName">
    <w:name w:val="Cover_Report Name"/>
    <w:basedOn w:val="Normal"/>
    <w:semiHidden/>
    <w:qFormat/>
    <w:rsid w:val="005C2963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5C2963"/>
    <w:pPr>
      <w:numPr>
        <w:numId w:val="0"/>
      </w:numPr>
    </w:pPr>
  </w:style>
  <w:style w:type="paragraph" w:customStyle="1" w:styleId="MMCbulletstep1a1">
    <w:name w:val="MMC_bullet_step_1_a_1"/>
    <w:basedOn w:val="MMCbulletstep1a"/>
    <w:qFormat/>
    <w:rsid w:val="005C2963"/>
    <w:pPr>
      <w:numPr>
        <w:numId w:val="43"/>
      </w:numPr>
    </w:pPr>
  </w:style>
  <w:style w:type="paragraph" w:customStyle="1" w:styleId="MMCbulletstep1a1a">
    <w:name w:val="MMC_bullet_step_1_a_1_a"/>
    <w:basedOn w:val="MMCbulletstep1a1"/>
    <w:qFormat/>
    <w:rsid w:val="005C2963"/>
    <w:pPr>
      <w:numPr>
        <w:numId w:val="44"/>
      </w:numPr>
    </w:pPr>
  </w:style>
  <w:style w:type="paragraph" w:customStyle="1" w:styleId="MMCbulletstep1a1a1">
    <w:name w:val="MMC_bullet_step_1_a_1_a_1"/>
    <w:basedOn w:val="MMCbulletstep1a1a"/>
    <w:qFormat/>
    <w:rsid w:val="005C2963"/>
    <w:pPr>
      <w:numPr>
        <w:numId w:val="45"/>
      </w:numPr>
    </w:pPr>
  </w:style>
  <w:style w:type="paragraph" w:customStyle="1" w:styleId="MMCCoverSiteName">
    <w:name w:val="MMC_Cover_Site Name"/>
    <w:basedOn w:val="Normal"/>
    <w:qFormat/>
    <w:rsid w:val="005C2963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5C2963"/>
    <w:pPr>
      <w:numPr>
        <w:ilvl w:val="0"/>
        <w:numId w:val="46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5C2963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5C2963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5C2963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5C2963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5C2963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5C2963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5C2963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customStyle="1" w:styleId="ApprovalHeading1">
    <w:name w:val="Approval_Heading_1"/>
    <w:basedOn w:val="Heading1"/>
    <w:qFormat/>
    <w:rsid w:val="00EB105E"/>
    <w:pPr>
      <w:numPr>
        <w:numId w:val="0"/>
      </w:num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EB105E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EA938AEDE0400282BBB480B4EB8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0E93B-AD38-4577-97F1-E9D36207AB95}"/>
      </w:docPartPr>
      <w:docPartBody>
        <w:p w:rsidR="00266C24" w:rsidRDefault="005D03E7" w:rsidP="005D03E7">
          <w:pPr>
            <w:pStyle w:val="A7EA938AEDE0400282BBB480B4EB88F5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C080C87FB30B4153AECB8810F7F75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AC4AB-4D66-4E3B-B9A1-193B6231F4D6}"/>
      </w:docPartPr>
      <w:docPartBody>
        <w:p w:rsidR="00266C24" w:rsidRDefault="005D03E7" w:rsidP="005D03E7">
          <w:pPr>
            <w:pStyle w:val="C080C87FB30B4153AECB8810F7F75177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2AE068D5C6404966B0C92A8D3B4C9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CDC8E-8D4D-4BA2-9534-083EC3FBA099}"/>
      </w:docPartPr>
      <w:docPartBody>
        <w:p w:rsidR="00266C24" w:rsidRDefault="005D03E7" w:rsidP="005D03E7">
          <w:pPr>
            <w:pStyle w:val="2AE068D5C6404966B0C92A8D3B4C9A45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C0C777766D4C435389C7A5C224A3D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126AF-A6DA-4AB1-9FCC-827903D33DE6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3FB6CBD31C53449AB31B5C5E7680B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919DE-A6DC-45B4-850D-F9E601704978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A5A0D06CBC046B7AEB129309B7D1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3ABD1-96CD-4C67-8425-582F9B3BA2E1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0944D9729A0E487C9ACEED932C073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4108F-989D-4120-9F86-E24E874BA7DF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23D4CFE7CDE443DAAB1DC2631BD50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C01AC-866F-474D-BEEB-57043FF80487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56"/>
    <w:rsid w:val="00020124"/>
    <w:rsid w:val="00076CE6"/>
    <w:rsid w:val="00082FB1"/>
    <w:rsid w:val="000A7137"/>
    <w:rsid w:val="000C1D5C"/>
    <w:rsid w:val="00153156"/>
    <w:rsid w:val="002561D7"/>
    <w:rsid w:val="00266C24"/>
    <w:rsid w:val="0029444F"/>
    <w:rsid w:val="002A62F5"/>
    <w:rsid w:val="00323819"/>
    <w:rsid w:val="00333D55"/>
    <w:rsid w:val="005203A6"/>
    <w:rsid w:val="00585613"/>
    <w:rsid w:val="005B196A"/>
    <w:rsid w:val="005D03E7"/>
    <w:rsid w:val="006000E2"/>
    <w:rsid w:val="006902A5"/>
    <w:rsid w:val="00735912"/>
    <w:rsid w:val="00773491"/>
    <w:rsid w:val="00784F75"/>
    <w:rsid w:val="008651D0"/>
    <w:rsid w:val="009C23B7"/>
    <w:rsid w:val="00A03B3B"/>
    <w:rsid w:val="00A5389E"/>
    <w:rsid w:val="00A76506"/>
    <w:rsid w:val="00AA07DB"/>
    <w:rsid w:val="00AD6EBE"/>
    <w:rsid w:val="00B71392"/>
    <w:rsid w:val="00C14331"/>
    <w:rsid w:val="00D40C1F"/>
    <w:rsid w:val="00D928C9"/>
    <w:rsid w:val="00D92C84"/>
    <w:rsid w:val="00DF4BEE"/>
    <w:rsid w:val="00E135A5"/>
    <w:rsid w:val="00EA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3E7"/>
    <w:rPr>
      <w:color w:val="808080"/>
    </w:rPr>
  </w:style>
  <w:style w:type="paragraph" w:customStyle="1" w:styleId="A7EA938AEDE0400282BBB480B4EB88F5">
    <w:name w:val="A7EA938AEDE0400282BBB480B4EB88F5"/>
    <w:rsid w:val="005D03E7"/>
  </w:style>
  <w:style w:type="paragraph" w:customStyle="1" w:styleId="C080C87FB30B4153AECB8810F7F75177">
    <w:name w:val="C080C87FB30B4153AECB8810F7F75177"/>
    <w:rsid w:val="005D03E7"/>
  </w:style>
  <w:style w:type="paragraph" w:customStyle="1" w:styleId="2AE068D5C6404966B0C92A8D3B4C9A45">
    <w:name w:val="2AE068D5C6404966B0C92A8D3B4C9A45"/>
    <w:rsid w:val="005D0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052F5-EA3A-4D96-A57C-B6DDC7023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1258</Words>
  <Characters>7172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2026-10-08T02:42:00Z</dcterms:created>
  <dcterms:modified xsi:type="dcterms:W3CDTF">2026-10-08T02:42:00Z</dcterms:modified>
  <cp:category/>
</cp:coreProperties>
</file>