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88DD" w14:textId="77777777" w:rsidR="00F568E9" w:rsidRDefault="00F568E9" w:rsidP="00F568E9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87AFA8" wp14:editId="276A7FF2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6AE52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78DF5B7A" w14:textId="13213036" w:rsidR="00F568E9" w:rsidRPr="005117B5" w:rsidRDefault="005B0FDC" w:rsidP="00F568E9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93F3A6A4FC4D4836AB3185DE2B5796D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5B0FDC">
              <w:rPr>
                <w:color w:val="00B050"/>
              </w:rPr>
              <w:delText>NAME River Basin</w:delText>
            </w:r>
          </w:del>
        </w:sdtContent>
      </w:sdt>
    </w:p>
    <w:p w14:paraId="2BC54551" w14:textId="31DBCE9A" w:rsidR="00F568E9" w:rsidRDefault="005B0FDC" w:rsidP="00F568E9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CCC722EABC6443E4A53970997041FE92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5B0FDC">
              <w:delText>Summary Findings and Conclusions</w:delText>
            </w:r>
          </w:del>
        </w:sdtContent>
      </w:sdt>
    </w:p>
    <w:p w14:paraId="4A0100C7" w14:textId="77777777" w:rsidR="00F568E9" w:rsidRPr="00FC6BE5" w:rsidRDefault="00F568E9" w:rsidP="00F568E9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BBB3E6E" wp14:editId="1956E1CC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F7C33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5210ECD" wp14:editId="50419115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BE5">
        <w:rPr>
          <w:noProof/>
        </w:rPr>
        <w:br w:type="page"/>
      </w:r>
    </w:p>
    <w:p w14:paraId="5BB1423D" w14:textId="77777777" w:rsidR="007F6C42" w:rsidRDefault="007F6C42" w:rsidP="007F6C42"/>
    <w:p w14:paraId="3A4713F3" w14:textId="77777777" w:rsidR="007F6C42" w:rsidRDefault="007F6C42" w:rsidP="007F6C42">
      <w:pPr>
        <w:pStyle w:val="MMCIntentionallyBlank"/>
      </w:pPr>
      <w:r>
        <w:t>This page is intentionally blank.</w:t>
      </w:r>
    </w:p>
    <w:p w14:paraId="53D5196F" w14:textId="77777777" w:rsidR="007F6C42" w:rsidRDefault="007F6C42" w:rsidP="007F6C42"/>
    <w:p w14:paraId="313D8E18" w14:textId="77777777" w:rsidR="007F6C42" w:rsidRDefault="007F6C42" w:rsidP="007F6C42">
      <w:pPr>
        <w:sectPr w:rsidR="007F6C42" w:rsidSect="008E35E4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056A5E85" w14:textId="25F5D1B6" w:rsidR="00B83E49" w:rsidRPr="00D4663B" w:rsidRDefault="00B83E49" w:rsidP="00D4663B">
      <w:pPr>
        <w:pStyle w:val="MMCbodytext"/>
      </w:pPr>
      <w:bookmarkStart w:id="4" w:name="_Toc193363662"/>
      <w:r>
        <w:lastRenderedPageBreak/>
        <w:t>Signed Data Transmittal Letter</w:t>
      </w:r>
      <w:r>
        <w:br w:type="page"/>
      </w:r>
    </w:p>
    <w:p w14:paraId="1C449027" w14:textId="77777777" w:rsidR="00B83E49" w:rsidRDefault="00B83E49" w:rsidP="00B83E49">
      <w:pPr>
        <w:pStyle w:val="MMCbodytext"/>
      </w:pPr>
    </w:p>
    <w:p w14:paraId="386B01B2" w14:textId="77777777" w:rsidR="00B83E49" w:rsidRDefault="00B83E49" w:rsidP="00B83E49">
      <w:pPr>
        <w:pStyle w:val="MMCbodytext"/>
      </w:pPr>
    </w:p>
    <w:p w14:paraId="7141B606" w14:textId="47A53116" w:rsidR="00B83E49" w:rsidRDefault="00B83E49" w:rsidP="007F6C42">
      <w:pPr>
        <w:pStyle w:val="MMCTOCheaders"/>
        <w:sectPr w:rsidR="00B83E49" w:rsidSect="008E35E4">
          <w:headerReference w:type="default" r:id="rId13"/>
          <w:footerReference w:type="even" r:id="rId14"/>
          <w:footerReference w:type="default" r:id="rId15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2180EF3C" w14:textId="77777777" w:rsidR="007F6C42" w:rsidRDefault="007F6C42" w:rsidP="007F6C42">
      <w:pPr>
        <w:pStyle w:val="MMCTOCheaders"/>
      </w:pPr>
      <w:r>
        <w:lastRenderedPageBreak/>
        <w:t>Contents</w:t>
      </w:r>
      <w:bookmarkEnd w:id="4"/>
    </w:p>
    <w:p w14:paraId="1253EDD3" w14:textId="3CC79519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</w:instrText>
      </w:r>
      <w:r>
        <w:rPr>
          <w:b w:val="0"/>
        </w:rPr>
        <w:fldChar w:fldCharType="separate"/>
      </w:r>
      <w:r>
        <w:t>Content Approval</w:t>
      </w:r>
      <w:r>
        <w:tab/>
      </w:r>
      <w:r>
        <w:fldChar w:fldCharType="begin"/>
      </w:r>
      <w:r>
        <w:instrText xml:space="preserve"> PAGEREF _Toc216784996 \h </w:instrText>
      </w:r>
      <w:r>
        <w:fldChar w:fldCharType="separate"/>
      </w:r>
      <w:r>
        <w:t>vii</w:t>
      </w:r>
      <w:r>
        <w:fldChar w:fldCharType="end"/>
      </w:r>
    </w:p>
    <w:p w14:paraId="38D76B6E" w14:textId="1726D8F0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Project Team Lead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_Toc216784997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3B412225" w14:textId="356617BD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Future of Flood Risk Data Program Lead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_Toc216784998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4CC7AE59" w14:textId="2A6F1231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Approval</w:t>
      </w:r>
      <w:r>
        <w:tab/>
      </w:r>
      <w:r>
        <w:fldChar w:fldCharType="begin"/>
      </w:r>
      <w:r>
        <w:instrText xml:space="preserve"> PAGEREF _Toc216784999 \h </w:instrText>
      </w:r>
      <w:r>
        <w:fldChar w:fldCharType="separate"/>
      </w:r>
      <w:r>
        <w:t>ix</w:t>
      </w:r>
      <w:r>
        <w:fldChar w:fldCharType="end"/>
      </w:r>
    </w:p>
    <w:p w14:paraId="23785C0F" w14:textId="4E9258BB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Technical Oversight Group Representative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ix</w:t>
      </w:r>
      <w:r>
        <w:rPr>
          <w:noProof/>
        </w:rPr>
        <w:fldChar w:fldCharType="end"/>
      </w:r>
    </w:p>
    <w:p w14:paraId="5B70691D" w14:textId="3354C131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Executive Summary</w:t>
      </w:r>
      <w:r>
        <w:tab/>
      </w:r>
      <w:r>
        <w:fldChar w:fldCharType="begin"/>
      </w:r>
      <w:r>
        <w:instrText xml:space="preserve"> PAGEREF _Toc216785001 \h </w:instrText>
      </w:r>
      <w:r>
        <w:fldChar w:fldCharType="separate"/>
      </w:r>
      <w:r>
        <w:t>1</w:t>
      </w:r>
      <w:r>
        <w:fldChar w:fldCharType="end"/>
      </w:r>
    </w:p>
    <w:p w14:paraId="330C72CC" w14:textId="21FCC6D2" w:rsidR="00D4663B" w:rsidRDefault="002A5EFB" w:rsidP="007F6C42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337D39DC" w14:textId="7FCB3DBD" w:rsidR="007F6C42" w:rsidRDefault="007F6C42" w:rsidP="007F6C42">
      <w:pPr>
        <w:spacing w:line="259" w:lineRule="auto"/>
      </w:pPr>
      <w:r>
        <w:br w:type="page"/>
      </w:r>
    </w:p>
    <w:p w14:paraId="662179DF" w14:textId="77777777" w:rsidR="007F6C42" w:rsidRDefault="007F6C42" w:rsidP="007F6C42">
      <w:pPr>
        <w:pStyle w:val="MMCTOCheaders"/>
      </w:pPr>
      <w:r>
        <w:lastRenderedPageBreak/>
        <w:t>List of Figures</w:t>
      </w:r>
    </w:p>
    <w:p w14:paraId="789D8A84" w14:textId="7C1418FC" w:rsidR="002A5EFB" w:rsidRDefault="002A5EF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"Figure" </w:instrText>
      </w:r>
      <w:r>
        <w:fldChar w:fldCharType="separate"/>
      </w:r>
      <w:r>
        <w:rPr>
          <w:noProof/>
        </w:rPr>
        <w:t>Figure 0.1. Example Caption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D4D4EC2" w14:textId="4ED7D6C0" w:rsidR="007F6C42" w:rsidRDefault="002A5EFB" w:rsidP="007F6C42">
      <w:pPr>
        <w:pStyle w:val="TOC2"/>
      </w:pPr>
      <w:r>
        <w:fldChar w:fldCharType="end"/>
      </w:r>
    </w:p>
    <w:p w14:paraId="05905289" w14:textId="77777777" w:rsidR="007F6C42" w:rsidRPr="00C31354" w:rsidRDefault="007F6C42" w:rsidP="007F6C42">
      <w:pPr>
        <w:pStyle w:val="MMCTOCheaders"/>
      </w:pPr>
      <w:r>
        <w:t>List of Tables</w:t>
      </w:r>
    </w:p>
    <w:p w14:paraId="0DCE0A64" w14:textId="36675035" w:rsidR="002A5EFB" w:rsidRDefault="002A5EF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"Table" </w:instrText>
      </w:r>
      <w:r>
        <w:fldChar w:fldCharType="separate"/>
      </w:r>
      <w:r>
        <w:rPr>
          <w:noProof/>
        </w:rPr>
        <w:t>Table 0.1. Example Caption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BB156F" w14:textId="347165E3" w:rsidR="007F6C42" w:rsidRDefault="002A5EFB" w:rsidP="007F6C42">
      <w:r>
        <w:fldChar w:fldCharType="end"/>
      </w:r>
    </w:p>
    <w:p w14:paraId="3FA508EC" w14:textId="77777777" w:rsidR="002A5EFB" w:rsidRPr="00C932AA" w:rsidRDefault="002A5EFB" w:rsidP="007F6C42"/>
    <w:p w14:paraId="18ED4EE2" w14:textId="77777777" w:rsidR="006311BD" w:rsidRDefault="006311BD" w:rsidP="007F6C42">
      <w:pPr>
        <w:pStyle w:val="TOC2"/>
        <w:sectPr w:rsidR="006311BD" w:rsidSect="002A5EFB">
          <w:headerReference w:type="defaul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64E65F61" w14:textId="2BEC236F" w:rsidR="006311BD" w:rsidRDefault="006B796E" w:rsidP="008E35E4">
      <w:pPr>
        <w:pStyle w:val="ApprovalHeading1"/>
        <w:numPr>
          <w:ilvl w:val="0"/>
          <w:numId w:val="0"/>
        </w:numPr>
        <w:ind w:left="864"/>
      </w:pPr>
      <w:bookmarkStart w:id="9" w:name="_Toc193791192"/>
      <w:bookmarkStart w:id="10" w:name="_Toc193791273"/>
      <w:bookmarkStart w:id="11" w:name="_Toc193793299"/>
      <w:bookmarkStart w:id="12" w:name="_Toc216784996"/>
      <w:r>
        <w:lastRenderedPageBreak/>
        <w:t xml:space="preserve">Content </w:t>
      </w:r>
      <w:r w:rsidR="006311BD">
        <w:t>Approval</w:t>
      </w:r>
      <w:bookmarkEnd w:id="9"/>
      <w:bookmarkEnd w:id="10"/>
      <w:bookmarkEnd w:id="11"/>
      <w:bookmarkEnd w:id="12"/>
    </w:p>
    <w:p w14:paraId="7E5FF1AA" w14:textId="77777777" w:rsidR="00651336" w:rsidRDefault="00651336" w:rsidP="00651336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41C71293" w14:textId="77777777" w:rsidR="00651336" w:rsidRDefault="00651336" w:rsidP="008E35E4">
      <w:pPr>
        <w:pStyle w:val="ApprovalHeading2"/>
        <w:numPr>
          <w:ilvl w:val="0"/>
          <w:numId w:val="0"/>
        </w:numPr>
      </w:pPr>
      <w:bookmarkStart w:id="13" w:name="_Toc203116581"/>
      <w:bookmarkStart w:id="14" w:name="_Toc203123722"/>
      <w:bookmarkStart w:id="15" w:name="_Toc216784997"/>
      <w:r>
        <w:t>Project Team Lead</w:t>
      </w:r>
      <w:bookmarkEnd w:id="13"/>
      <w:bookmarkEnd w:id="14"/>
      <w:bookmarkEnd w:id="15"/>
    </w:p>
    <w:p w14:paraId="0D206926" w14:textId="77777777" w:rsidR="00651336" w:rsidRPr="0013538E" w:rsidRDefault="00651336" w:rsidP="00651336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2F6E7ED1" w14:textId="77777777" w:rsidR="00651336" w:rsidRDefault="00651336" w:rsidP="008E35E4">
      <w:pPr>
        <w:pStyle w:val="ApprovalHeading2"/>
        <w:numPr>
          <w:ilvl w:val="0"/>
          <w:numId w:val="0"/>
        </w:numPr>
      </w:pPr>
      <w:bookmarkStart w:id="16" w:name="_Toc203116582"/>
      <w:bookmarkStart w:id="17" w:name="_Toc203123723"/>
      <w:bookmarkStart w:id="18" w:name="_Toc216784998"/>
      <w:r>
        <w:t>Future of Flood Risk Data Program Lead</w:t>
      </w:r>
      <w:bookmarkEnd w:id="16"/>
      <w:bookmarkEnd w:id="17"/>
      <w:bookmarkEnd w:id="18"/>
    </w:p>
    <w:p w14:paraId="3D03F19E" w14:textId="77777777" w:rsidR="00651336" w:rsidRPr="008B75C7" w:rsidRDefault="00651336" w:rsidP="00651336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5170D062" w14:textId="77777777" w:rsidR="00DD1C6A" w:rsidRDefault="00DD1C6A" w:rsidP="00DD1C6A">
      <w:pPr>
        <w:pStyle w:val="MMCbodytext"/>
      </w:pPr>
      <w:bookmarkStart w:id="19" w:name="_Toc193791195"/>
      <w:bookmarkStart w:id="20" w:name="_Toc193791276"/>
      <w:bookmarkStart w:id="21" w:name="_Toc193793302"/>
    </w:p>
    <w:p w14:paraId="6FF73097" w14:textId="77777777" w:rsidR="00DD1C6A" w:rsidRPr="00F74B51" w:rsidRDefault="00DD1C6A" w:rsidP="00DD1C6A">
      <w:pPr>
        <w:pStyle w:val="MMCIntentionallyBlank"/>
        <w:rPr>
          <w:rFonts w:eastAsiaTheme="majorEastAsia"/>
          <w:bCs w:val="0"/>
        </w:rPr>
      </w:pPr>
      <w:r w:rsidRPr="008B4802">
        <w:t>This page is intentionally blank.</w:t>
      </w:r>
      <w:r w:rsidRPr="008B4802">
        <w:br w:type="page"/>
      </w:r>
    </w:p>
    <w:p w14:paraId="65C20407" w14:textId="68AF201C" w:rsidR="006B796E" w:rsidRDefault="006B796E" w:rsidP="008E35E4">
      <w:pPr>
        <w:pStyle w:val="ApprovalHeading1"/>
        <w:numPr>
          <w:ilvl w:val="0"/>
          <w:numId w:val="0"/>
        </w:numPr>
        <w:ind w:left="864"/>
      </w:pPr>
      <w:bookmarkStart w:id="22" w:name="_Toc216784999"/>
      <w:r>
        <w:lastRenderedPageBreak/>
        <w:t>Approval</w:t>
      </w:r>
      <w:bookmarkEnd w:id="19"/>
      <w:bookmarkEnd w:id="20"/>
      <w:bookmarkEnd w:id="21"/>
      <w:bookmarkEnd w:id="22"/>
    </w:p>
    <w:p w14:paraId="488F2E20" w14:textId="3EC19527" w:rsidR="00E63E33" w:rsidRDefault="00901D11" w:rsidP="0049715B">
      <w:pPr>
        <w:pStyle w:val="MMCbodytext"/>
        <w:spacing w:before="720"/>
        <w:rPr>
          <w:rFonts w:eastAsia="Calibri"/>
        </w:rPr>
      </w:pPr>
      <w:bookmarkStart w:id="23" w:name="_Toc193791196"/>
      <w:bookmarkStart w:id="24" w:name="_Toc193791277"/>
      <w:bookmarkStart w:id="25" w:name="_Toc193793303"/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</w:t>
      </w:r>
      <w:r w:rsidR="00D71090">
        <w:rPr>
          <w:rFonts w:eastAsia="Calibri"/>
        </w:rPr>
        <w:t xml:space="preserve">, and data has been fully </w:t>
      </w:r>
      <w:r w:rsidR="000C0821">
        <w:rPr>
          <w:rFonts w:eastAsia="Calibri"/>
        </w:rPr>
        <w:t xml:space="preserve">documented and </w:t>
      </w:r>
      <w:r w:rsidR="00D71090">
        <w:rPr>
          <w:rFonts w:eastAsia="Calibri"/>
        </w:rPr>
        <w:t>disseminated.</w:t>
      </w:r>
    </w:p>
    <w:p w14:paraId="6936B7B5" w14:textId="77777777" w:rsidR="005C451F" w:rsidRPr="002A5EFB" w:rsidRDefault="005C451F" w:rsidP="008E35E4">
      <w:pPr>
        <w:pStyle w:val="ApprovalHeading2"/>
        <w:numPr>
          <w:ilvl w:val="0"/>
          <w:numId w:val="0"/>
        </w:numPr>
        <w:spacing w:before="2640"/>
        <w:ind w:left="576" w:hanging="576"/>
      </w:pPr>
      <w:bookmarkStart w:id="26" w:name="_Toc193789865"/>
      <w:bookmarkStart w:id="27" w:name="_Toc203123725"/>
      <w:bookmarkStart w:id="28" w:name="_Toc216785000"/>
      <w:bookmarkEnd w:id="23"/>
      <w:bookmarkEnd w:id="24"/>
      <w:bookmarkEnd w:id="25"/>
      <w:r w:rsidRPr="002A5EFB">
        <w:t>Technical Oversight Group Representative</w:t>
      </w:r>
      <w:bookmarkEnd w:id="26"/>
      <w:bookmarkEnd w:id="27"/>
      <w:bookmarkEnd w:id="28"/>
    </w:p>
    <w:p w14:paraId="7332854D" w14:textId="77777777" w:rsidR="005C451F" w:rsidRPr="008B75C7" w:rsidRDefault="005C451F" w:rsidP="005C451F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188E5B1D" w14:textId="77777777" w:rsidR="006653E1" w:rsidRDefault="006653E1" w:rsidP="006653E1">
      <w:pPr>
        <w:pStyle w:val="MMCbodytext"/>
      </w:pPr>
      <w:bookmarkStart w:id="29" w:name="_Toc193363663"/>
      <w:bookmarkStart w:id="30" w:name="_Toc193791197"/>
      <w:bookmarkStart w:id="31" w:name="_Toc193791278"/>
      <w:bookmarkStart w:id="32" w:name="_Toc193793304"/>
      <w:bookmarkStart w:id="33" w:name="_Toc196919093"/>
      <w:bookmarkEnd w:id="29"/>
      <w:bookmarkEnd w:id="30"/>
      <w:bookmarkEnd w:id="31"/>
      <w:bookmarkEnd w:id="32"/>
      <w:bookmarkEnd w:id="33"/>
    </w:p>
    <w:p w14:paraId="284A24E8" w14:textId="77777777" w:rsidR="006653E1" w:rsidRDefault="006653E1" w:rsidP="006653E1">
      <w:pPr>
        <w:pStyle w:val="MMCIntentionallyBlank"/>
      </w:pPr>
      <w:r w:rsidRPr="006D775A">
        <w:t>THIS PAGE IS INTENTIONALLY BLANK.</w:t>
      </w:r>
    </w:p>
    <w:p w14:paraId="3F768E31" w14:textId="77777777" w:rsidR="006653E1" w:rsidRPr="00CD4C52" w:rsidRDefault="006653E1" w:rsidP="006653E1">
      <w:pPr>
        <w:pStyle w:val="MMCIntentionallyBlank"/>
        <w:sectPr w:rsidR="006653E1" w:rsidRPr="00CD4C52" w:rsidSect="008E35E4">
          <w:headerReference w:type="default" r:id="rId17"/>
          <w:footerReference w:type="even" r:id="rId18"/>
          <w:footerReference w:type="default" r:id="rId19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0B35B635" w14:textId="78E29BC0" w:rsidR="007F6C42" w:rsidRPr="006653E1" w:rsidRDefault="00B83E49" w:rsidP="008E35E4">
      <w:pPr>
        <w:pStyle w:val="Heading1"/>
        <w:numPr>
          <w:ilvl w:val="0"/>
          <w:numId w:val="0"/>
        </w:numPr>
        <w:ind w:left="864"/>
      </w:pPr>
      <w:bookmarkStart w:id="36" w:name="_Toc193791198"/>
      <w:bookmarkStart w:id="37" w:name="_Toc193791279"/>
      <w:bookmarkStart w:id="38" w:name="_Toc193793305"/>
      <w:bookmarkStart w:id="39" w:name="_Toc216785001"/>
      <w:r w:rsidRPr="006653E1">
        <w:lastRenderedPageBreak/>
        <w:t>Executive Summary</w:t>
      </w:r>
      <w:bookmarkEnd w:id="36"/>
      <w:bookmarkEnd w:id="37"/>
      <w:bookmarkEnd w:id="38"/>
      <w:bookmarkEnd w:id="39"/>
    </w:p>
    <w:p w14:paraId="7ABE001F" w14:textId="154A36B5" w:rsidR="00694FCB" w:rsidRDefault="00694FCB" w:rsidP="006653E1">
      <w:pPr>
        <w:pStyle w:val="MMCbodytext"/>
      </w:pPr>
      <w:r>
        <w:t>[</w:t>
      </w:r>
      <w:r w:rsidR="00793ABB" w:rsidRPr="00793ABB">
        <w:t xml:space="preserve">This should be a </w:t>
      </w:r>
      <w:r w:rsidR="006653E1" w:rsidRPr="00793ABB">
        <w:t>5</w:t>
      </w:r>
      <w:r w:rsidR="006653E1">
        <w:t>-to-10-page</w:t>
      </w:r>
      <w:r w:rsidR="00793ABB" w:rsidRPr="00793ABB">
        <w:t xml:space="preserve"> summary of all report content. There should be no new information. Reference should be made to other reports.</w:t>
      </w:r>
      <w:r w:rsidR="00793ABB">
        <w:t>]</w:t>
      </w:r>
    </w:p>
    <w:p w14:paraId="25B88CF0" w14:textId="07340161" w:rsidR="00793ABB" w:rsidRDefault="00C85DE7" w:rsidP="00AA0B87">
      <w:pPr>
        <w:pStyle w:val="MMCbodytext"/>
      </w:pPr>
      <w:r>
        <w:t>[</w:t>
      </w:r>
      <w:r w:rsidR="006653E1">
        <w:t xml:space="preserve">List </w:t>
      </w:r>
      <w:r>
        <w:t>and description of available datasets produced through the conformance phase, also with links for data access]</w:t>
      </w:r>
    </w:p>
    <w:p w14:paraId="4B9AC6BD" w14:textId="12D4DA9E" w:rsidR="00AA0B87" w:rsidRDefault="00AA0B87" w:rsidP="00AA0B87">
      <w:pPr>
        <w:pStyle w:val="MMCtablecaption"/>
      </w:pPr>
      <w:bookmarkStart w:id="40" w:name="_Toc216785080"/>
      <w:r>
        <w:t xml:space="preserve">Table </w:t>
      </w:r>
      <w:fldSimple w:instr=" STYLEREF 1 \s ">
        <w:r w:rsidR="002A5EFB">
          <w:rPr>
            <w:noProof/>
          </w:rPr>
          <w:t>0</w:t>
        </w:r>
      </w:fldSimple>
      <w:r w:rsidR="002A5EFB">
        <w:t>.</w:t>
      </w:r>
      <w:fldSimple w:instr=" SEQ Table \* ARABIC \s 1 ">
        <w:r w:rsidR="002A5EFB">
          <w:rPr>
            <w:noProof/>
          </w:rPr>
          <w:t>1</w:t>
        </w:r>
      </w:fldSimple>
      <w:r>
        <w:t>. Example Caption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0B87" w14:paraId="587FF069" w14:textId="77777777" w:rsidTr="00AA0B87">
        <w:tc>
          <w:tcPr>
            <w:tcW w:w="3116" w:type="dxa"/>
          </w:tcPr>
          <w:p w14:paraId="092C2BFE" w14:textId="6212F7F6" w:rsidR="00AA0B87" w:rsidRDefault="00AA0B87" w:rsidP="00AA0B87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EA072B5" w14:textId="6E76BE0F" w:rsidR="00AA0B87" w:rsidRDefault="00AA0B87" w:rsidP="00AA0B87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6C5D75E0" w14:textId="4ECFC439" w:rsidR="00AA0B87" w:rsidRDefault="00AA0B87" w:rsidP="00AA0B87">
            <w:pPr>
              <w:pStyle w:val="MMCtablehead"/>
            </w:pPr>
            <w:r>
              <w:t>Head</w:t>
            </w:r>
          </w:p>
        </w:tc>
      </w:tr>
      <w:tr w:rsidR="00AA0B87" w14:paraId="19A9B578" w14:textId="77777777" w:rsidTr="00AA0B87">
        <w:tc>
          <w:tcPr>
            <w:tcW w:w="3116" w:type="dxa"/>
          </w:tcPr>
          <w:p w14:paraId="3F36C47C" w14:textId="233CD990" w:rsidR="00AA0B87" w:rsidRDefault="00AA0B87" w:rsidP="00AA0B87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331CA8CE" w14:textId="67EA369A" w:rsidR="00AA0B87" w:rsidRDefault="00AA0B87" w:rsidP="00AA0B87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6D84C5EB" w14:textId="14B50382" w:rsidR="00AA0B87" w:rsidRDefault="00AA0B87" w:rsidP="00AA0B87">
            <w:pPr>
              <w:pStyle w:val="MMCtabletext"/>
            </w:pPr>
            <w:r>
              <w:t>Text</w:t>
            </w:r>
          </w:p>
        </w:tc>
      </w:tr>
    </w:tbl>
    <w:p w14:paraId="2BD8075D" w14:textId="0AD389F6" w:rsidR="00AA0B87" w:rsidRDefault="00AA0B87" w:rsidP="008E35E4">
      <w:pPr>
        <w:pStyle w:val="MMCfigurecaption"/>
        <w:keepNext/>
      </w:pPr>
      <w:bookmarkStart w:id="41" w:name="_Toc216785059"/>
      <w:r>
        <w:t xml:space="preserve">Figure </w:t>
      </w:r>
      <w:fldSimple w:instr=" STYLEREF 1 \s ">
        <w:r w:rsidR="002A5EFB">
          <w:rPr>
            <w:noProof/>
          </w:rPr>
          <w:t>0</w:t>
        </w:r>
      </w:fldSimple>
      <w:r w:rsidR="002A5EFB">
        <w:t>.</w:t>
      </w:r>
      <w:fldSimple w:instr=" SEQ Figure \* ARABIC \s 1 ">
        <w:r w:rsidR="002A5EFB">
          <w:rPr>
            <w:noProof/>
          </w:rPr>
          <w:t>1</w:t>
        </w:r>
      </w:fldSimple>
      <w:r>
        <w:t>. Example Caption</w:t>
      </w:r>
      <w:bookmarkEnd w:id="41"/>
    </w:p>
    <w:p w14:paraId="0FFCF59F" w14:textId="3C0AC962" w:rsidR="00AA0B87" w:rsidRPr="00694FCB" w:rsidRDefault="00AA0B87" w:rsidP="00AA0B87">
      <w:pPr>
        <w:pStyle w:val="MMCbodytext"/>
      </w:pPr>
      <w:r>
        <w:rPr>
          <w:noProof/>
          <w14:ligatures w14:val="standardContextual"/>
        </w:rPr>
        <w:drawing>
          <wp:inline distT="0" distB="0" distL="0" distR="0" wp14:anchorId="04DC8873" wp14:editId="5BDAE7F8">
            <wp:extent cx="5943600" cy="3838575"/>
            <wp:effectExtent l="19050" t="19050" r="19050" b="28575"/>
            <wp:docPr id="13761435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35" name="Picture 13761435" descr="Sforza Castle Milan in autumn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A0B87" w:rsidRPr="00694FCB" w:rsidSect="008E35E4">
      <w:headerReference w:type="default" r:id="rId21"/>
      <w:footerReference w:type="default" r:id="rId22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9447" w14:textId="77777777" w:rsidR="00962BB0" w:rsidRDefault="00962BB0" w:rsidP="0048343D">
      <w:pPr>
        <w:spacing w:after="0"/>
      </w:pPr>
      <w:r>
        <w:separator/>
      </w:r>
    </w:p>
  </w:endnote>
  <w:endnote w:type="continuationSeparator" w:id="0">
    <w:p w14:paraId="09697341" w14:textId="77777777" w:rsidR="00962BB0" w:rsidRDefault="00962BB0" w:rsidP="0048343D">
      <w:pPr>
        <w:spacing w:after="0"/>
      </w:pPr>
      <w:r>
        <w:continuationSeparator/>
      </w:r>
    </w:p>
  </w:endnote>
  <w:endnote w:type="continuationNotice" w:id="1">
    <w:p w14:paraId="54AF197F" w14:textId="77777777" w:rsidR="00962BB0" w:rsidRDefault="00962B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754719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032892C4" w14:textId="77777777" w:rsidR="0041397A" w:rsidRPr="00925A88" w:rsidRDefault="00205EFA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85936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11E8D19C" w14:textId="77777777" w:rsidR="0041397A" w:rsidRPr="000C2DD3" w:rsidRDefault="00205EFA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EFFF" w14:textId="77777777" w:rsidR="0041397A" w:rsidRPr="007A56D1" w:rsidRDefault="00205EFA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201521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18C0F0CB" w14:textId="77777777" w:rsidR="00D4663B" w:rsidRPr="00925A88" w:rsidRDefault="00D4663B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12241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0BC0520A" w14:textId="77777777" w:rsidR="00D4663B" w:rsidRPr="000C2DD3" w:rsidRDefault="00D4663B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9892466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5F3B762A" w14:textId="77777777" w:rsidR="006653E1" w:rsidRPr="003F52C1" w:rsidRDefault="006653E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137020220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027B17C7" w14:textId="77777777" w:rsidR="006653E1" w:rsidRPr="00E34BAF" w:rsidRDefault="006653E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99577589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0F1A3E9E" w14:textId="77777777" w:rsidR="00AA0B87" w:rsidRPr="00E34BAF" w:rsidRDefault="00AA0B87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59C2" w14:textId="77777777" w:rsidR="00962BB0" w:rsidRDefault="00962BB0" w:rsidP="0048343D">
      <w:pPr>
        <w:spacing w:after="0"/>
      </w:pPr>
      <w:r>
        <w:separator/>
      </w:r>
    </w:p>
  </w:footnote>
  <w:footnote w:type="continuationSeparator" w:id="0">
    <w:p w14:paraId="6E2D2119" w14:textId="77777777" w:rsidR="00962BB0" w:rsidRDefault="00962BB0" w:rsidP="0048343D">
      <w:pPr>
        <w:spacing w:after="0"/>
      </w:pPr>
      <w:r>
        <w:continuationSeparator/>
      </w:r>
    </w:p>
  </w:footnote>
  <w:footnote w:type="continuationNotice" w:id="1">
    <w:p w14:paraId="5B2889AA" w14:textId="77777777" w:rsidR="00962BB0" w:rsidRDefault="00962BB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B9BD" w14:textId="77777777" w:rsidR="00F568E9" w:rsidRPr="001E2C22" w:rsidRDefault="00F568E9" w:rsidP="00F568E9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74946744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E483BBC" w14:textId="0D98C93F" w:rsidR="00F568E9" w:rsidRPr="001E2C22" w:rsidRDefault="005B0FDC" w:rsidP="00F568E9">
        <w:pPr>
          <w:pStyle w:val="Header"/>
          <w:rPr>
            <w:sz w:val="16"/>
            <w:szCs w:val="16"/>
          </w:rPr>
        </w:pPr>
        <w:del w:id="2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924559705"/>
      <w:placeholder>
        <w:docPart w:val="0550F18E88384B3091C8408F60FADE8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D2A1207" w14:textId="2041BE95" w:rsidR="009F6299" w:rsidRPr="00F568E9" w:rsidRDefault="005B0FDC" w:rsidP="00F568E9">
        <w:pPr>
          <w:pStyle w:val="Header"/>
          <w:rPr>
            <w:sz w:val="16"/>
            <w:szCs w:val="16"/>
          </w:rPr>
        </w:pPr>
        <w:del w:id="3" w:author="Author">
          <w:r w:rsidDel="005B0FDC">
            <w:rPr>
              <w:sz w:val="16"/>
              <w:szCs w:val="16"/>
            </w:rPr>
            <w:delText>Summary Findings and Conclusions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C66A" w14:textId="77777777" w:rsidR="008E2994" w:rsidRPr="001E2C22" w:rsidRDefault="008E2994" w:rsidP="008E2994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4255528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B8BC279" w14:textId="7CEDE848" w:rsidR="008E2994" w:rsidRPr="001E2C22" w:rsidRDefault="005B0FDC" w:rsidP="008E2994">
        <w:pPr>
          <w:pStyle w:val="Header"/>
          <w:jc w:val="right"/>
          <w:rPr>
            <w:sz w:val="16"/>
            <w:szCs w:val="16"/>
          </w:rPr>
        </w:pPr>
        <w:del w:id="5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959323315"/>
      <w:placeholder>
        <w:docPart w:val="9BBFF2A3D2764093BE6E1A08ACBD5BD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2FF9069" w14:textId="7A69BE74" w:rsidR="0041397A" w:rsidRPr="008E2994" w:rsidRDefault="005B0FDC" w:rsidP="008E2994">
        <w:pPr>
          <w:pStyle w:val="Header"/>
          <w:jc w:val="right"/>
        </w:pPr>
        <w:del w:id="6" w:author="Author">
          <w:r w:rsidDel="005B0FDC">
            <w:rPr>
              <w:sz w:val="16"/>
              <w:szCs w:val="16"/>
            </w:rPr>
            <w:delText>Summary Findings and Conclusions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2E98" w14:textId="77777777" w:rsidR="00B83E49" w:rsidRPr="001E2C22" w:rsidRDefault="00B83E4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833649687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0B4746E" w14:textId="0FC2BBB9" w:rsidR="00B83E49" w:rsidRPr="001E2C22" w:rsidRDefault="005B0FDC">
        <w:pPr>
          <w:pStyle w:val="Header"/>
          <w:jc w:val="right"/>
          <w:rPr>
            <w:sz w:val="16"/>
            <w:szCs w:val="16"/>
          </w:rPr>
        </w:pPr>
        <w:del w:id="7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2091418125"/>
      <w:placeholder>
        <w:docPart w:val="88D5941BE8CF4D208FE342DBF4367609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05E37981" w14:textId="5371C375" w:rsidR="00B83E49" w:rsidRPr="001E2C22" w:rsidRDefault="005B0FDC">
        <w:pPr>
          <w:pStyle w:val="Header"/>
          <w:jc w:val="right"/>
          <w:rPr>
            <w:sz w:val="16"/>
            <w:szCs w:val="16"/>
          </w:rPr>
        </w:pPr>
        <w:del w:id="8" w:author="Author">
          <w:r w:rsidDel="005B0FDC">
            <w:rPr>
              <w:sz w:val="16"/>
              <w:szCs w:val="16"/>
            </w:rPr>
            <w:delText>Summary Findings and Conclusions</w:delText>
          </w:r>
        </w:del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CEF2" w14:textId="77777777" w:rsidR="006653E1" w:rsidRPr="001E2C22" w:rsidRDefault="006653E1" w:rsidP="00465234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60623888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EC4F3AE" w14:textId="2E693313" w:rsidR="006653E1" w:rsidRPr="001E2C22" w:rsidRDefault="005B0FDC" w:rsidP="00465234">
        <w:pPr>
          <w:pStyle w:val="Header"/>
          <w:jc w:val="right"/>
          <w:rPr>
            <w:sz w:val="16"/>
            <w:szCs w:val="16"/>
          </w:rPr>
        </w:pPr>
        <w:del w:id="34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p w14:paraId="24C524EB" w14:textId="217FE069" w:rsidR="006653E1" w:rsidRPr="001E2C22" w:rsidRDefault="005B0FDC" w:rsidP="00465234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985128231"/>
        <w:placeholder>
          <w:docPart w:val="0550F18E88384B3091C8408F60FADE85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5" w:author="Author">
          <w:r w:rsidDel="005B0FDC">
            <w:rPr>
              <w:sz w:val="16"/>
              <w:szCs w:val="16"/>
            </w:rPr>
            <w:delText>Summary Findings and Conclusions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BE52" w14:textId="77777777" w:rsidR="00205EFA" w:rsidRPr="001E2C22" w:rsidRDefault="00205E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42979242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6ED12A1" w14:textId="7D42DE89" w:rsidR="00205EFA" w:rsidRPr="001E2C22" w:rsidRDefault="005B0FDC">
        <w:pPr>
          <w:pStyle w:val="Header"/>
          <w:jc w:val="right"/>
          <w:rPr>
            <w:sz w:val="16"/>
            <w:szCs w:val="16"/>
          </w:rPr>
        </w:pPr>
        <w:del w:id="42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p w14:paraId="4FF05EDD" w14:textId="4589CCA0" w:rsidR="00205EFA" w:rsidRPr="001E2C22" w:rsidRDefault="00205EFA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Reference to Previous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A8C8A0BA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08B209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pStyle w:val="MMCNumberedHead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40075">
    <w:abstractNumId w:val="8"/>
  </w:num>
  <w:num w:numId="2" w16cid:durableId="1337224584">
    <w:abstractNumId w:val="1"/>
  </w:num>
  <w:num w:numId="3" w16cid:durableId="1924534959">
    <w:abstractNumId w:val="3"/>
  </w:num>
  <w:num w:numId="4" w16cid:durableId="1836800332">
    <w:abstractNumId w:val="10"/>
  </w:num>
  <w:num w:numId="5" w16cid:durableId="1852573324">
    <w:abstractNumId w:val="2"/>
  </w:num>
  <w:num w:numId="6" w16cid:durableId="1378582170">
    <w:abstractNumId w:val="12"/>
  </w:num>
  <w:num w:numId="7" w16cid:durableId="430275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47657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73310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2579926">
    <w:abstractNumId w:val="3"/>
  </w:num>
  <w:num w:numId="11" w16cid:durableId="690910940">
    <w:abstractNumId w:val="3"/>
  </w:num>
  <w:num w:numId="12" w16cid:durableId="506871963">
    <w:abstractNumId w:val="3"/>
  </w:num>
  <w:num w:numId="13" w16cid:durableId="802239390">
    <w:abstractNumId w:val="3"/>
  </w:num>
  <w:num w:numId="14" w16cid:durableId="2136168066">
    <w:abstractNumId w:val="3"/>
  </w:num>
  <w:num w:numId="15" w16cid:durableId="1977563196">
    <w:abstractNumId w:val="3"/>
  </w:num>
  <w:num w:numId="16" w16cid:durableId="608659887">
    <w:abstractNumId w:val="5"/>
  </w:num>
  <w:num w:numId="17" w16cid:durableId="620839278">
    <w:abstractNumId w:val="3"/>
  </w:num>
  <w:num w:numId="18" w16cid:durableId="1843817261">
    <w:abstractNumId w:val="9"/>
  </w:num>
  <w:num w:numId="19" w16cid:durableId="2058242424">
    <w:abstractNumId w:val="10"/>
  </w:num>
  <w:num w:numId="20" w16cid:durableId="869805179">
    <w:abstractNumId w:val="2"/>
  </w:num>
  <w:num w:numId="21" w16cid:durableId="800194821">
    <w:abstractNumId w:val="0"/>
  </w:num>
  <w:num w:numId="22" w16cid:durableId="1579363355">
    <w:abstractNumId w:val="14"/>
  </w:num>
  <w:num w:numId="23" w16cid:durableId="933515994">
    <w:abstractNumId w:val="6"/>
  </w:num>
  <w:num w:numId="24" w16cid:durableId="1294553997">
    <w:abstractNumId w:val="16"/>
  </w:num>
  <w:num w:numId="25" w16cid:durableId="238683558">
    <w:abstractNumId w:val="13"/>
  </w:num>
  <w:num w:numId="26" w16cid:durableId="1663852563">
    <w:abstractNumId w:val="11"/>
  </w:num>
  <w:num w:numId="27" w16cid:durableId="2063484833">
    <w:abstractNumId w:val="4"/>
  </w:num>
  <w:num w:numId="28" w16cid:durableId="623000463">
    <w:abstractNumId w:val="7"/>
  </w:num>
  <w:num w:numId="29" w16cid:durableId="22946237">
    <w:abstractNumId w:val="15"/>
  </w:num>
  <w:num w:numId="30" w16cid:durableId="273558873">
    <w:abstractNumId w:val="15"/>
  </w:num>
  <w:num w:numId="31" w16cid:durableId="2061900647">
    <w:abstractNumId w:val="15"/>
  </w:num>
  <w:num w:numId="32" w16cid:durableId="1845704205">
    <w:abstractNumId w:val="15"/>
  </w:num>
  <w:num w:numId="33" w16cid:durableId="1608267439">
    <w:abstractNumId w:val="15"/>
  </w:num>
  <w:num w:numId="34" w16cid:durableId="560411525">
    <w:abstractNumId w:val="15"/>
  </w:num>
  <w:num w:numId="35" w16cid:durableId="974137459">
    <w:abstractNumId w:val="15"/>
  </w:num>
  <w:num w:numId="36" w16cid:durableId="1827479143">
    <w:abstractNumId w:val="15"/>
  </w:num>
  <w:num w:numId="37" w16cid:durableId="52451546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42"/>
    <w:rsid w:val="00020124"/>
    <w:rsid w:val="00035B19"/>
    <w:rsid w:val="00042E0C"/>
    <w:rsid w:val="00082FB1"/>
    <w:rsid w:val="000966FA"/>
    <w:rsid w:val="000B28AF"/>
    <w:rsid w:val="000C0821"/>
    <w:rsid w:val="00115207"/>
    <w:rsid w:val="001903E6"/>
    <w:rsid w:val="00205EFA"/>
    <w:rsid w:val="00293642"/>
    <w:rsid w:val="0029444F"/>
    <w:rsid w:val="002A5EFB"/>
    <w:rsid w:val="002C0A91"/>
    <w:rsid w:val="002C485D"/>
    <w:rsid w:val="002C5F91"/>
    <w:rsid w:val="0034487F"/>
    <w:rsid w:val="003959CD"/>
    <w:rsid w:val="003B6AC4"/>
    <w:rsid w:val="0041397A"/>
    <w:rsid w:val="00431A07"/>
    <w:rsid w:val="00465234"/>
    <w:rsid w:val="0048343D"/>
    <w:rsid w:val="0049715B"/>
    <w:rsid w:val="00502D3D"/>
    <w:rsid w:val="00503D36"/>
    <w:rsid w:val="00540840"/>
    <w:rsid w:val="005A6ACA"/>
    <w:rsid w:val="005B0FDC"/>
    <w:rsid w:val="005B196A"/>
    <w:rsid w:val="005C451F"/>
    <w:rsid w:val="005C6B97"/>
    <w:rsid w:val="006000E2"/>
    <w:rsid w:val="00624C9E"/>
    <w:rsid w:val="00624DE2"/>
    <w:rsid w:val="006311BD"/>
    <w:rsid w:val="00635BF0"/>
    <w:rsid w:val="00651336"/>
    <w:rsid w:val="006653E1"/>
    <w:rsid w:val="006736BA"/>
    <w:rsid w:val="0067639E"/>
    <w:rsid w:val="00694FCB"/>
    <w:rsid w:val="006B0D87"/>
    <w:rsid w:val="006B796E"/>
    <w:rsid w:val="00793ABB"/>
    <w:rsid w:val="007E77AA"/>
    <w:rsid w:val="007F6C42"/>
    <w:rsid w:val="008041BE"/>
    <w:rsid w:val="008048F1"/>
    <w:rsid w:val="0081403F"/>
    <w:rsid w:val="00846C39"/>
    <w:rsid w:val="008501B5"/>
    <w:rsid w:val="00856091"/>
    <w:rsid w:val="008704BE"/>
    <w:rsid w:val="008A3ED8"/>
    <w:rsid w:val="008B7601"/>
    <w:rsid w:val="008E2994"/>
    <w:rsid w:val="008E35E4"/>
    <w:rsid w:val="00901D11"/>
    <w:rsid w:val="00936DDC"/>
    <w:rsid w:val="00942DCE"/>
    <w:rsid w:val="00944901"/>
    <w:rsid w:val="00962BB0"/>
    <w:rsid w:val="00974032"/>
    <w:rsid w:val="009A3C6B"/>
    <w:rsid w:val="009C23B7"/>
    <w:rsid w:val="009F6299"/>
    <w:rsid w:val="00A40471"/>
    <w:rsid w:val="00A5084C"/>
    <w:rsid w:val="00A6478B"/>
    <w:rsid w:val="00A76506"/>
    <w:rsid w:val="00AA0B87"/>
    <w:rsid w:val="00AE0E24"/>
    <w:rsid w:val="00B06EF2"/>
    <w:rsid w:val="00B83E49"/>
    <w:rsid w:val="00BD7CD2"/>
    <w:rsid w:val="00C12055"/>
    <w:rsid w:val="00C14474"/>
    <w:rsid w:val="00C17B51"/>
    <w:rsid w:val="00C51E62"/>
    <w:rsid w:val="00C85DE7"/>
    <w:rsid w:val="00C96229"/>
    <w:rsid w:val="00CA468D"/>
    <w:rsid w:val="00CA56C4"/>
    <w:rsid w:val="00CE12AD"/>
    <w:rsid w:val="00D4663B"/>
    <w:rsid w:val="00D5314E"/>
    <w:rsid w:val="00D65C66"/>
    <w:rsid w:val="00D71090"/>
    <w:rsid w:val="00DC7A36"/>
    <w:rsid w:val="00DD1C6A"/>
    <w:rsid w:val="00E12844"/>
    <w:rsid w:val="00E36D6D"/>
    <w:rsid w:val="00E376D9"/>
    <w:rsid w:val="00E56094"/>
    <w:rsid w:val="00E63E33"/>
    <w:rsid w:val="00EA00D4"/>
    <w:rsid w:val="00ED2F32"/>
    <w:rsid w:val="00EF67C8"/>
    <w:rsid w:val="00EF7EA4"/>
    <w:rsid w:val="00F23717"/>
    <w:rsid w:val="00F51DB7"/>
    <w:rsid w:val="00F55F7C"/>
    <w:rsid w:val="00F568E9"/>
    <w:rsid w:val="00FA0A4D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717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2A5EFB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2A5EFB"/>
    <w:pPr>
      <w:keepNext/>
      <w:keepLines/>
      <w:numPr>
        <w:numId w:val="37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2A5EFB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2A5EFB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2A5EFB"/>
    <w:pPr>
      <w:keepNext/>
      <w:keepLines/>
      <w:numPr>
        <w:ilvl w:val="3"/>
        <w:numId w:val="37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2A5EFB"/>
    <w:pPr>
      <w:keepNext/>
      <w:keepLines/>
      <w:numPr>
        <w:ilvl w:val="4"/>
        <w:numId w:val="37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2A5EFB"/>
    <w:pPr>
      <w:keepNext/>
      <w:keepLines/>
      <w:numPr>
        <w:ilvl w:val="5"/>
        <w:numId w:val="37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2A5EFB"/>
    <w:pPr>
      <w:keepNext/>
      <w:keepLines/>
      <w:numPr>
        <w:ilvl w:val="6"/>
        <w:numId w:val="37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2A5EFB"/>
    <w:pPr>
      <w:keepNext/>
      <w:keepLines/>
      <w:numPr>
        <w:ilvl w:val="7"/>
        <w:numId w:val="37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2A5EFB"/>
    <w:pPr>
      <w:keepNext/>
      <w:keepLines/>
      <w:numPr>
        <w:ilvl w:val="8"/>
        <w:numId w:val="37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F568E9"/>
    <w:pPr>
      <w:numPr>
        <w:numId w:val="19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F568E9"/>
    <w:pPr>
      <w:numPr>
        <w:numId w:val="20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2A5EFB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rsid w:val="00F568E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EFB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2A5EFB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F568E9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2A5EFB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semiHidden/>
    <w:qFormat/>
    <w:rsid w:val="00F568E9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F568E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568E9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A5EFB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568E9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EFB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F568E9"/>
    <w:rPr>
      <w:i/>
      <w:iCs/>
    </w:rPr>
  </w:style>
  <w:style w:type="paragraph" w:customStyle="1" w:styleId="figurecaption">
    <w:name w:val="figure_caption"/>
    <w:basedOn w:val="Normal"/>
    <w:semiHidden/>
    <w:rsid w:val="00F568E9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F568E9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A5EFB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F568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5EFB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2A5EFB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A5EFB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2A5EFB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2A5EFB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2A5EFB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F568E9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F568E9"/>
    <w:pPr>
      <w:numPr>
        <w:numId w:val="18"/>
      </w:numPr>
      <w:contextualSpacing/>
    </w:pPr>
  </w:style>
  <w:style w:type="paragraph" w:customStyle="1" w:styleId="MMCacronymdefinition">
    <w:name w:val="MMC_acronym definition"/>
    <w:basedOn w:val="Normal"/>
    <w:rsid w:val="00F568E9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F568E9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F568E9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2A5EFB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F568E9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F568E9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F568E9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F568E9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F568E9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F568E9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F568E9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F568E9"/>
    <w:pPr>
      <w:spacing w:before="3600"/>
    </w:pPr>
  </w:style>
  <w:style w:type="paragraph" w:customStyle="1" w:styleId="MMCnotehead">
    <w:name w:val="MMC_note_head"/>
    <w:rsid w:val="00F568E9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F568E9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F568E9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F568E9"/>
    <w:pPr>
      <w:numPr>
        <w:numId w:val="25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F568E9"/>
    <w:pPr>
      <w:widowControl w:val="0"/>
      <w:numPr>
        <w:numId w:val="26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F568E9"/>
    <w:pPr>
      <w:widowControl/>
      <w:numPr>
        <w:numId w:val="2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F568E9"/>
    <w:pPr>
      <w:numPr>
        <w:numId w:val="28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F568E9"/>
  </w:style>
  <w:style w:type="paragraph" w:customStyle="1" w:styleId="MMCtablehead">
    <w:name w:val="MMC_table_head"/>
    <w:basedOn w:val="Normal"/>
    <w:rsid w:val="00F568E9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F568E9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F568E9"/>
    <w:rPr>
      <w:sz w:val="16"/>
    </w:rPr>
  </w:style>
  <w:style w:type="paragraph" w:customStyle="1" w:styleId="MMCTOCheaders">
    <w:name w:val="MMC_TOC_headers"/>
    <w:qFormat/>
    <w:rsid w:val="00F568E9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F568E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F568E9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5EFB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F568E9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F568E9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F568E9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F568E9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2A5EF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F568E9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F568E9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F568E9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F568E9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F568E9"/>
  </w:style>
  <w:style w:type="character" w:styleId="UnresolvedMention">
    <w:name w:val="Unresolved Mention"/>
    <w:basedOn w:val="DefaultParagraphFont"/>
    <w:uiPriority w:val="99"/>
    <w:semiHidden/>
    <w:rsid w:val="00F568E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F6C42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A5EF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F6C42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A5EFB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F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A5EFB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7F6C42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F568E9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F568E9"/>
  </w:style>
  <w:style w:type="paragraph" w:customStyle="1" w:styleId="MMCbulletstep1a1">
    <w:name w:val="MMC_bullet_step_1_a_1"/>
    <w:basedOn w:val="MMCbulletstep1a"/>
    <w:qFormat/>
    <w:rsid w:val="00F568E9"/>
    <w:pPr>
      <w:numPr>
        <w:numId w:val="21"/>
      </w:numPr>
    </w:pPr>
  </w:style>
  <w:style w:type="paragraph" w:customStyle="1" w:styleId="MMCbulletstep1a1a">
    <w:name w:val="MMC_bullet_step_1_a_1_a"/>
    <w:basedOn w:val="MMCbulletstep1a1"/>
    <w:qFormat/>
    <w:rsid w:val="00F568E9"/>
    <w:pPr>
      <w:numPr>
        <w:numId w:val="22"/>
      </w:numPr>
    </w:pPr>
  </w:style>
  <w:style w:type="paragraph" w:customStyle="1" w:styleId="MMCbulletstep1a1a1">
    <w:name w:val="MMC_bullet_step_1_a_1_a_1"/>
    <w:basedOn w:val="MMCbulletstep1a1a"/>
    <w:qFormat/>
    <w:rsid w:val="00F568E9"/>
    <w:pPr>
      <w:numPr>
        <w:numId w:val="23"/>
      </w:numPr>
    </w:pPr>
  </w:style>
  <w:style w:type="paragraph" w:customStyle="1" w:styleId="MMCCoverSiteName">
    <w:name w:val="MMC_Cover_Site Name"/>
    <w:basedOn w:val="Normal"/>
    <w:qFormat/>
    <w:rsid w:val="00F568E9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F568E9"/>
    <w:pPr>
      <w:numPr>
        <w:numId w:val="24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F568E9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F568E9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F568E9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F568E9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F568E9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F568E9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F568E9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EF67C8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2A5EFB"/>
    <w:p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2A5EFB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F3A6A4FC4D4836AB3185DE2B57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E67A6-BAC8-4989-AF6F-73ECADDA5B24}"/>
      </w:docPartPr>
      <w:docPartBody>
        <w:p w:rsidR="00121AB3" w:rsidRDefault="00344FB1" w:rsidP="00344FB1">
          <w:pPr>
            <w:pStyle w:val="93F3A6A4FC4D4836AB3185DE2B5796D9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CC722EABC6443E4A53970997041F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B7001-5771-4DA6-8212-CF8B4EC95EA4}"/>
      </w:docPartPr>
      <w:docPartBody>
        <w:p w:rsidR="00121AB3" w:rsidRDefault="00344FB1" w:rsidP="00344FB1">
          <w:pPr>
            <w:pStyle w:val="CCC722EABC6443E4A53970997041FE92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8D5941BE8CF4D208FE342DBF4367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0A585-3140-4431-82E8-BC84CE7B890B}"/>
      </w:docPartPr>
      <w:docPartBody>
        <w:p w:rsidR="00121AB3" w:rsidRDefault="00344FB1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550F18E88384B3091C8408F60FAD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8AF08-E3F5-48AB-AD26-65C9A9437E7D}"/>
      </w:docPartPr>
      <w:docPartBody>
        <w:p w:rsidR="00121AB3" w:rsidRDefault="00344FB1" w:rsidP="00344FB1">
          <w:pPr>
            <w:pStyle w:val="0550F18E88384B3091C8408F60FADE85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9BBFF2A3D2764093BE6E1A08ACBD5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12FE2-81E5-43B4-ACD3-57464378C3C5}"/>
      </w:docPartPr>
      <w:docPartBody>
        <w:p w:rsidR="00121AB3" w:rsidRDefault="00344FB1" w:rsidP="00344FB1">
          <w:pPr>
            <w:pStyle w:val="9BBFF2A3D2764093BE6E1A08ACBD5BD5"/>
          </w:pPr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B1"/>
    <w:rsid w:val="00020124"/>
    <w:rsid w:val="00082FB1"/>
    <w:rsid w:val="00121AB3"/>
    <w:rsid w:val="001D4DFC"/>
    <w:rsid w:val="00286BB8"/>
    <w:rsid w:val="0029444F"/>
    <w:rsid w:val="00344FB1"/>
    <w:rsid w:val="005B196A"/>
    <w:rsid w:val="006000E2"/>
    <w:rsid w:val="0081403F"/>
    <w:rsid w:val="008A3751"/>
    <w:rsid w:val="009137EE"/>
    <w:rsid w:val="00914DFC"/>
    <w:rsid w:val="009666C7"/>
    <w:rsid w:val="009C23B7"/>
    <w:rsid w:val="00A76506"/>
    <w:rsid w:val="00B7513D"/>
    <w:rsid w:val="00C17B51"/>
    <w:rsid w:val="00C65ACC"/>
    <w:rsid w:val="00EA00D4"/>
    <w:rsid w:val="00EE31B1"/>
    <w:rsid w:val="00F9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FB1"/>
    <w:rPr>
      <w:color w:val="808080"/>
    </w:rPr>
  </w:style>
  <w:style w:type="paragraph" w:customStyle="1" w:styleId="93F3A6A4FC4D4836AB3185DE2B5796D9">
    <w:name w:val="93F3A6A4FC4D4836AB3185DE2B5796D9"/>
    <w:rsid w:val="00344FB1"/>
  </w:style>
  <w:style w:type="paragraph" w:customStyle="1" w:styleId="CCC722EABC6443E4A53970997041FE92">
    <w:name w:val="CCC722EABC6443E4A53970997041FE92"/>
    <w:rsid w:val="00344FB1"/>
  </w:style>
  <w:style w:type="paragraph" w:customStyle="1" w:styleId="0550F18E88384B3091C8408F60FADE85">
    <w:name w:val="0550F18E88384B3091C8408F60FADE85"/>
    <w:rsid w:val="00344FB1"/>
  </w:style>
  <w:style w:type="paragraph" w:customStyle="1" w:styleId="9BBFF2A3D2764093BE6E1A08ACBD5BD5">
    <w:name w:val="9BBFF2A3D2764093BE6E1A08ACBD5BD5"/>
    <w:rsid w:val="00344F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C09BD-B80B-4CE9-98E1-39E517AD3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2026-10-08T02:42:00Z</dcterms:created>
  <dcterms:modified xsi:type="dcterms:W3CDTF">2026-10-08T02:42:00Z</dcterms:modified>
  <cp:category/>
</cp:coreProperties>
</file>